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7509F" w14:textId="77777777" w:rsidR="00FE2CBC" w:rsidRPr="00865DBD" w:rsidRDefault="00FE2CBC" w:rsidP="00905B51">
      <w:pPr>
        <w:spacing w:line="20" w:lineRule="atLeast"/>
        <w:jc w:val="both"/>
        <w:rPr>
          <w:bCs/>
          <w:iCs/>
          <w:color w:val="0000FF"/>
          <w:sz w:val="20"/>
          <w:szCs w:val="20"/>
          <w:lang w:val="en-US"/>
        </w:rPr>
      </w:pPr>
    </w:p>
    <w:p w14:paraId="417CCCF7" w14:textId="77777777" w:rsidR="00C30C25" w:rsidRPr="00865DBD" w:rsidRDefault="00C30C25" w:rsidP="00905B51">
      <w:pPr>
        <w:spacing w:line="20" w:lineRule="atLeast"/>
        <w:jc w:val="both"/>
        <w:rPr>
          <w:b/>
          <w:bCs/>
          <w:i/>
          <w:iCs/>
          <w:sz w:val="20"/>
          <w:szCs w:val="20"/>
          <w:u w:val="single"/>
          <w:lang w:val="en-US"/>
        </w:rPr>
      </w:pPr>
    </w:p>
    <w:p w14:paraId="6BCFEB1B" w14:textId="77777777" w:rsidR="001831D7" w:rsidRPr="00865DBD" w:rsidRDefault="000B26EF" w:rsidP="00905B51">
      <w:pPr>
        <w:pBdr>
          <w:bottom w:val="single" w:sz="2" w:space="1" w:color="auto"/>
          <w:between w:val="single" w:sz="4" w:space="1" w:color="auto"/>
        </w:pBdr>
        <w:spacing w:line="20" w:lineRule="atLeast"/>
        <w:jc w:val="both"/>
        <w:rPr>
          <w:b/>
          <w:bCs/>
          <w:sz w:val="20"/>
          <w:szCs w:val="20"/>
          <w:lang w:val="en-US"/>
        </w:rPr>
      </w:pPr>
      <w:r w:rsidRPr="00865DBD">
        <w:rPr>
          <w:b/>
          <w:bCs/>
          <w:sz w:val="20"/>
          <w:szCs w:val="20"/>
          <w:lang w:val="en-US"/>
        </w:rPr>
        <w:t>Experiment name</w:t>
      </w:r>
    </w:p>
    <w:p w14:paraId="227B60AC" w14:textId="673E008E" w:rsidR="00254E1F" w:rsidRPr="00865DBD" w:rsidRDefault="00254E1F" w:rsidP="00905B51">
      <w:pPr>
        <w:spacing w:line="20" w:lineRule="atLeast"/>
        <w:jc w:val="both"/>
        <w:rPr>
          <w:bCs/>
          <w:iCs/>
          <w:color w:val="0000FF"/>
          <w:sz w:val="20"/>
          <w:szCs w:val="20"/>
          <w:lang w:val="en-US"/>
        </w:rPr>
      </w:pPr>
      <w:r w:rsidRPr="00865DBD">
        <w:rPr>
          <w:bCs/>
          <w:iCs/>
          <w:color w:val="0000FF"/>
          <w:sz w:val="20"/>
          <w:szCs w:val="20"/>
          <w:lang w:val="en-US"/>
        </w:rPr>
        <w:t xml:space="preserve">Evaluate fluorescent marker mobility/recruitment at the plasma membrane. Fluorophore is bleached by high laser power on ROIs, the fluorescence recovery on these is recorded in </w:t>
      </w:r>
      <w:r w:rsidR="00204CC5" w:rsidRPr="00865DBD">
        <w:rPr>
          <w:bCs/>
          <w:iCs/>
          <w:color w:val="0000FF"/>
          <w:sz w:val="20"/>
          <w:szCs w:val="20"/>
          <w:lang w:val="en-US"/>
        </w:rPr>
        <w:t>time lapses</w:t>
      </w:r>
      <w:r w:rsidRPr="00865DBD">
        <w:rPr>
          <w:bCs/>
          <w:iCs/>
          <w:color w:val="0000FF"/>
          <w:sz w:val="20"/>
          <w:szCs w:val="20"/>
          <w:lang w:val="en-US"/>
        </w:rPr>
        <w:t xml:space="preserve">. </w:t>
      </w:r>
    </w:p>
    <w:p w14:paraId="723875AE" w14:textId="77777777" w:rsidR="003021EB" w:rsidRPr="00865DBD" w:rsidRDefault="003021EB" w:rsidP="00905B51">
      <w:pPr>
        <w:spacing w:line="20" w:lineRule="atLeast"/>
        <w:jc w:val="both"/>
        <w:rPr>
          <w:color w:val="0000FF"/>
          <w:sz w:val="20"/>
          <w:szCs w:val="20"/>
          <w:lang w:val="en-US"/>
        </w:rPr>
      </w:pPr>
    </w:p>
    <w:p w14:paraId="7B07942F" w14:textId="77777777" w:rsidR="00853D16" w:rsidRPr="006A4BF2" w:rsidRDefault="00C13B5B" w:rsidP="00905B51">
      <w:pPr>
        <w:pBdr>
          <w:bottom w:val="single" w:sz="2" w:space="1" w:color="auto"/>
          <w:between w:val="single" w:sz="4" w:space="1" w:color="auto"/>
        </w:pBdr>
        <w:spacing w:line="20" w:lineRule="atLeast"/>
        <w:jc w:val="both"/>
        <w:rPr>
          <w:b/>
          <w:bCs/>
          <w:sz w:val="20"/>
          <w:szCs w:val="20"/>
        </w:rPr>
      </w:pPr>
      <w:proofErr w:type="spellStart"/>
      <w:r w:rsidRPr="006A4BF2">
        <w:rPr>
          <w:b/>
          <w:bCs/>
          <w:sz w:val="20"/>
          <w:szCs w:val="20"/>
        </w:rPr>
        <w:t>References</w:t>
      </w:r>
      <w:proofErr w:type="spellEnd"/>
    </w:p>
    <w:p w14:paraId="6CCCD891" w14:textId="77777777" w:rsidR="00853D16" w:rsidRPr="006A4BF2" w:rsidRDefault="00ED53F7" w:rsidP="00905B51">
      <w:pPr>
        <w:spacing w:line="20" w:lineRule="atLeast"/>
        <w:jc w:val="both"/>
        <w:rPr>
          <w:color w:val="0000FF"/>
          <w:sz w:val="20"/>
          <w:szCs w:val="20"/>
        </w:rPr>
      </w:pPr>
      <w:r w:rsidRPr="006A4BF2">
        <w:rPr>
          <w:color w:val="0000FF"/>
          <w:sz w:val="20"/>
          <w:szCs w:val="20"/>
        </w:rPr>
        <w:t xml:space="preserve">Simon et al. 2016, </w:t>
      </w:r>
      <w:proofErr w:type="spellStart"/>
      <w:r w:rsidRPr="006A4BF2">
        <w:rPr>
          <w:color w:val="0000FF"/>
          <w:sz w:val="20"/>
          <w:szCs w:val="20"/>
        </w:rPr>
        <w:t>Platre</w:t>
      </w:r>
      <w:proofErr w:type="spellEnd"/>
      <w:r w:rsidRPr="006A4BF2">
        <w:rPr>
          <w:color w:val="0000FF"/>
          <w:sz w:val="20"/>
          <w:szCs w:val="20"/>
        </w:rPr>
        <w:t xml:space="preserve"> et al. 2019</w:t>
      </w:r>
    </w:p>
    <w:p w14:paraId="099D1882" w14:textId="77777777" w:rsidR="00314334" w:rsidRPr="006A4BF2" w:rsidRDefault="00314334" w:rsidP="00905B51">
      <w:pPr>
        <w:spacing w:line="20" w:lineRule="atLeast"/>
        <w:jc w:val="both"/>
        <w:rPr>
          <w:sz w:val="20"/>
          <w:szCs w:val="20"/>
        </w:rPr>
      </w:pPr>
    </w:p>
    <w:p w14:paraId="6AC1E101" w14:textId="77777777" w:rsidR="003021EB" w:rsidRPr="00865DBD" w:rsidRDefault="00907F69" w:rsidP="00905B51">
      <w:pPr>
        <w:pBdr>
          <w:bottom w:val="single" w:sz="4" w:space="1" w:color="auto"/>
        </w:pBdr>
        <w:spacing w:line="20" w:lineRule="atLeast"/>
        <w:jc w:val="both"/>
        <w:rPr>
          <w:b/>
          <w:bCs/>
          <w:color w:val="0000FF"/>
          <w:sz w:val="20"/>
          <w:szCs w:val="20"/>
          <w:lang w:val="en-US"/>
        </w:rPr>
      </w:pPr>
      <w:r w:rsidRPr="00865DBD">
        <w:rPr>
          <w:b/>
          <w:bCs/>
          <w:sz w:val="20"/>
          <w:szCs w:val="20"/>
          <w:lang w:val="en-US"/>
        </w:rPr>
        <w:t>Material and equipment</w:t>
      </w:r>
      <w:r w:rsidR="00933AC8" w:rsidRPr="00865DBD">
        <w:rPr>
          <w:b/>
          <w:bCs/>
          <w:sz w:val="20"/>
          <w:szCs w:val="20"/>
          <w:lang w:val="en-US"/>
        </w:rPr>
        <w:t xml:space="preserve"> </w:t>
      </w:r>
    </w:p>
    <w:p w14:paraId="2AE1E2E5" w14:textId="77777777" w:rsidR="003021EB" w:rsidRPr="00865DBD" w:rsidRDefault="000B601E" w:rsidP="00905B51">
      <w:pPr>
        <w:spacing w:line="20" w:lineRule="atLeast"/>
        <w:jc w:val="both"/>
        <w:rPr>
          <w:color w:val="0000FF"/>
          <w:sz w:val="20"/>
          <w:szCs w:val="20"/>
          <w:lang w:val="en-US"/>
        </w:rPr>
      </w:pPr>
      <w:r w:rsidRPr="00865DBD">
        <w:rPr>
          <w:color w:val="0000FF"/>
          <w:sz w:val="20"/>
          <w:szCs w:val="20"/>
          <w:lang w:val="en-US"/>
        </w:rPr>
        <w:t>- Chroma slide for calibration</w:t>
      </w:r>
      <w:r w:rsidR="00614265" w:rsidRPr="00865DBD">
        <w:rPr>
          <w:color w:val="0000FF"/>
          <w:sz w:val="20"/>
          <w:szCs w:val="20"/>
          <w:lang w:val="en-US"/>
        </w:rPr>
        <w:t xml:space="preserve"> (https://argolight.com/blog/fluorescent-plastic-slides-field-uniformity/)</w:t>
      </w:r>
    </w:p>
    <w:p w14:paraId="36CA2483" w14:textId="77777777" w:rsidR="000B601E" w:rsidRPr="00865DBD" w:rsidRDefault="000B601E" w:rsidP="00905B51">
      <w:pPr>
        <w:spacing w:line="20" w:lineRule="atLeast"/>
        <w:jc w:val="both"/>
        <w:rPr>
          <w:color w:val="0000FF"/>
          <w:sz w:val="20"/>
          <w:szCs w:val="20"/>
          <w:lang w:val="en-US"/>
        </w:rPr>
      </w:pPr>
      <w:r w:rsidRPr="00865DBD">
        <w:rPr>
          <w:color w:val="0000FF"/>
          <w:sz w:val="20"/>
          <w:szCs w:val="20"/>
          <w:lang w:val="en-US"/>
        </w:rPr>
        <w:t>- Spinning disk confocal microscope equipped with FRAP module</w:t>
      </w:r>
    </w:p>
    <w:p w14:paraId="03E78DB6" w14:textId="77777777" w:rsidR="00F43587" w:rsidRPr="00865DBD" w:rsidRDefault="00F43587" w:rsidP="00905B51">
      <w:pPr>
        <w:spacing w:line="20" w:lineRule="atLeast"/>
        <w:jc w:val="both"/>
        <w:rPr>
          <w:sz w:val="20"/>
          <w:szCs w:val="20"/>
          <w:lang w:val="en-US"/>
        </w:rPr>
      </w:pPr>
    </w:p>
    <w:p w14:paraId="6534239B" w14:textId="77777777" w:rsidR="003021EB" w:rsidRPr="00865DBD" w:rsidRDefault="000B26EF" w:rsidP="00905B51">
      <w:pPr>
        <w:pBdr>
          <w:bottom w:val="single" w:sz="4" w:space="1" w:color="auto"/>
        </w:pBdr>
        <w:spacing w:line="20" w:lineRule="atLeast"/>
        <w:jc w:val="both"/>
        <w:rPr>
          <w:b/>
          <w:bCs/>
          <w:color w:val="0000FF"/>
          <w:sz w:val="20"/>
          <w:szCs w:val="20"/>
          <w:lang w:val="en-US"/>
        </w:rPr>
      </w:pPr>
      <w:r w:rsidRPr="00865DBD">
        <w:rPr>
          <w:b/>
          <w:bCs/>
          <w:sz w:val="20"/>
          <w:szCs w:val="20"/>
          <w:lang w:val="en-US"/>
        </w:rPr>
        <w:t>Hardware</w:t>
      </w:r>
    </w:p>
    <w:p w14:paraId="1C46DCC2" w14:textId="77777777" w:rsidR="00AD5A55"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Spinning disk confocal microscope equipped with FRAP module</w:t>
      </w:r>
    </w:p>
    <w:p w14:paraId="658FC415" w14:textId="77777777" w:rsidR="00933AC8" w:rsidRPr="00865DBD" w:rsidRDefault="00933AC8" w:rsidP="00905B51">
      <w:pPr>
        <w:spacing w:line="20" w:lineRule="atLeast"/>
        <w:jc w:val="both"/>
        <w:rPr>
          <w:color w:val="000000" w:themeColor="text1"/>
          <w:sz w:val="20"/>
          <w:szCs w:val="20"/>
          <w:lang w:val="en-US"/>
        </w:rPr>
      </w:pPr>
    </w:p>
    <w:tbl>
      <w:tblPr>
        <w:tblStyle w:val="Grilledutableau"/>
        <w:tblW w:w="10352" w:type="dxa"/>
        <w:jc w:val="center"/>
        <w:tblLayout w:type="fixed"/>
        <w:tblLook w:val="01E0" w:firstRow="1" w:lastRow="1" w:firstColumn="1" w:lastColumn="1" w:noHBand="0" w:noVBand="0"/>
      </w:tblPr>
      <w:tblGrid>
        <w:gridCol w:w="1802"/>
        <w:gridCol w:w="1454"/>
        <w:gridCol w:w="1559"/>
        <w:gridCol w:w="1134"/>
        <w:gridCol w:w="1134"/>
        <w:gridCol w:w="1799"/>
        <w:gridCol w:w="1470"/>
      </w:tblGrid>
      <w:tr w:rsidR="000B601E" w:rsidRPr="00865DBD" w14:paraId="041187B7" w14:textId="77777777" w:rsidTr="000B26EF">
        <w:trPr>
          <w:jc w:val="center"/>
        </w:trPr>
        <w:tc>
          <w:tcPr>
            <w:tcW w:w="1802" w:type="dxa"/>
          </w:tcPr>
          <w:p w14:paraId="57625004"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Microscope</w:t>
            </w:r>
          </w:p>
        </w:tc>
        <w:tc>
          <w:tcPr>
            <w:tcW w:w="1454" w:type="dxa"/>
          </w:tcPr>
          <w:p w14:paraId="71A482FD"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Configuration</w:t>
            </w:r>
          </w:p>
        </w:tc>
        <w:tc>
          <w:tcPr>
            <w:tcW w:w="1559" w:type="dxa"/>
          </w:tcPr>
          <w:p w14:paraId="4F42266F"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Laser properties (</w:t>
            </w:r>
            <w:r w:rsidR="000B601E" w:rsidRPr="00865DBD">
              <w:rPr>
                <w:color w:val="000000" w:themeColor="text1"/>
                <w:sz w:val="20"/>
                <w:szCs w:val="20"/>
                <w:lang w:val="en-US"/>
              </w:rPr>
              <w:t>wavelength</w:t>
            </w:r>
            <w:r w:rsidRPr="00865DBD">
              <w:rPr>
                <w:color w:val="000000" w:themeColor="text1"/>
                <w:sz w:val="20"/>
                <w:szCs w:val="20"/>
                <w:lang w:val="en-US"/>
              </w:rPr>
              <w:t xml:space="preserve"> + intensities)</w:t>
            </w:r>
          </w:p>
        </w:tc>
        <w:tc>
          <w:tcPr>
            <w:tcW w:w="1134" w:type="dxa"/>
          </w:tcPr>
          <w:p w14:paraId="37C95A59"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CLSM Detector</w:t>
            </w:r>
          </w:p>
          <w:p w14:paraId="429BE2FF"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(detection window + gain)</w:t>
            </w:r>
          </w:p>
        </w:tc>
        <w:tc>
          <w:tcPr>
            <w:tcW w:w="1134" w:type="dxa"/>
          </w:tcPr>
          <w:p w14:paraId="7160223B"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Exposure time (spinning)</w:t>
            </w:r>
          </w:p>
        </w:tc>
        <w:tc>
          <w:tcPr>
            <w:tcW w:w="1799" w:type="dxa"/>
          </w:tcPr>
          <w:p w14:paraId="100E2A39"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Other parameters</w:t>
            </w:r>
          </w:p>
          <w:p w14:paraId="0A7678B2"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(Z-stack, time lapses)</w:t>
            </w:r>
          </w:p>
        </w:tc>
        <w:tc>
          <w:tcPr>
            <w:tcW w:w="1470" w:type="dxa"/>
          </w:tcPr>
          <w:p w14:paraId="7E00E9AD"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Comments</w:t>
            </w:r>
          </w:p>
        </w:tc>
      </w:tr>
      <w:tr w:rsidR="000B601E" w:rsidRPr="00865DBD" w14:paraId="26FEC2FB" w14:textId="77777777" w:rsidTr="000B26EF">
        <w:trPr>
          <w:jc w:val="center"/>
        </w:trPr>
        <w:tc>
          <w:tcPr>
            <w:tcW w:w="1802" w:type="dxa"/>
          </w:tcPr>
          <w:p w14:paraId="2F902051" w14:textId="77777777" w:rsidR="00670144"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Spinning Gonzales</w:t>
            </w:r>
          </w:p>
        </w:tc>
        <w:tc>
          <w:tcPr>
            <w:tcW w:w="1454" w:type="dxa"/>
          </w:tcPr>
          <w:p w14:paraId="47349D0A" w14:textId="77777777" w:rsidR="00670144"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FRAPCSU GFP</w:t>
            </w:r>
          </w:p>
          <w:p w14:paraId="48796BC3" w14:textId="77777777" w:rsidR="000B601E"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Bleaching: 15µm circular region</w:t>
            </w:r>
          </w:p>
          <w:p w14:paraId="7527FD97" w14:textId="77777777" w:rsidR="00E7605A" w:rsidRPr="00865DBD" w:rsidRDefault="00E7605A" w:rsidP="00E7605A">
            <w:pPr>
              <w:autoSpaceDE/>
              <w:autoSpaceDN/>
              <w:rPr>
                <w:sz w:val="20"/>
                <w:szCs w:val="20"/>
                <w:lang w:val="en-US"/>
              </w:rPr>
            </w:pPr>
            <w:r w:rsidRPr="00865DBD">
              <w:rPr>
                <w:rStyle w:val="markedcontent"/>
                <w:sz w:val="20"/>
                <w:szCs w:val="20"/>
                <w:lang w:val="en-US"/>
              </w:rPr>
              <w:t>525/50 nm</w:t>
            </w:r>
            <w:r w:rsidRPr="00865DBD">
              <w:rPr>
                <w:sz w:val="20"/>
                <w:szCs w:val="20"/>
                <w:lang w:val="en-US"/>
              </w:rPr>
              <w:br/>
            </w:r>
            <w:proofErr w:type="spellStart"/>
            <w:r w:rsidRPr="00865DBD">
              <w:rPr>
                <w:rStyle w:val="markedcontent"/>
                <w:sz w:val="20"/>
                <w:szCs w:val="20"/>
                <w:lang w:val="en-US"/>
              </w:rPr>
              <w:t>BrightLine</w:t>
            </w:r>
            <w:proofErr w:type="spellEnd"/>
            <w:r w:rsidRPr="00865DBD">
              <w:rPr>
                <w:rStyle w:val="markedcontent"/>
                <w:sz w:val="20"/>
                <w:szCs w:val="20"/>
                <w:lang w:val="en-US"/>
              </w:rPr>
              <w:t xml:space="preserve">® single-band bandpass filter </w:t>
            </w:r>
          </w:p>
          <w:p w14:paraId="1A387D53" w14:textId="77777777" w:rsidR="000B601E" w:rsidRPr="00865DBD" w:rsidRDefault="000B601E" w:rsidP="00905B51">
            <w:pPr>
              <w:spacing w:line="20" w:lineRule="atLeast"/>
              <w:jc w:val="both"/>
              <w:rPr>
                <w:color w:val="000000" w:themeColor="text1"/>
                <w:sz w:val="20"/>
                <w:szCs w:val="20"/>
                <w:lang w:val="en-US"/>
              </w:rPr>
            </w:pPr>
          </w:p>
        </w:tc>
        <w:tc>
          <w:tcPr>
            <w:tcW w:w="1559" w:type="dxa"/>
          </w:tcPr>
          <w:p w14:paraId="042C892F" w14:textId="77777777" w:rsidR="00670144"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488 full power for bleaching, 30% for recovery</w:t>
            </w:r>
          </w:p>
        </w:tc>
        <w:tc>
          <w:tcPr>
            <w:tcW w:w="1134" w:type="dxa"/>
          </w:tcPr>
          <w:p w14:paraId="3B97941C" w14:textId="77777777" w:rsidR="00670144"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w:t>
            </w:r>
          </w:p>
        </w:tc>
        <w:tc>
          <w:tcPr>
            <w:tcW w:w="1134" w:type="dxa"/>
          </w:tcPr>
          <w:p w14:paraId="4119CD50" w14:textId="77777777" w:rsidR="00670144"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300ms</w:t>
            </w:r>
          </w:p>
        </w:tc>
        <w:tc>
          <w:tcPr>
            <w:tcW w:w="1799" w:type="dxa"/>
          </w:tcPr>
          <w:p w14:paraId="15E6596C" w14:textId="77777777" w:rsidR="00670144"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90s of recovery in the paper</w:t>
            </w:r>
          </w:p>
          <w:p w14:paraId="4101322A" w14:textId="77777777" w:rsidR="000B601E"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(could have been better with 120s)</w:t>
            </w:r>
          </w:p>
        </w:tc>
        <w:tc>
          <w:tcPr>
            <w:tcW w:w="1470" w:type="dxa"/>
          </w:tcPr>
          <w:p w14:paraId="65EE5C5B" w14:textId="77777777" w:rsidR="00B37915"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 xml:space="preserve">1x 2x 3x FAPP1 </w:t>
            </w:r>
            <w:proofErr w:type="spellStart"/>
            <w:r w:rsidRPr="00865DBD">
              <w:rPr>
                <w:color w:val="000000" w:themeColor="text1"/>
                <w:sz w:val="20"/>
                <w:szCs w:val="20"/>
                <w:lang w:val="en-US"/>
              </w:rPr>
              <w:t>mCitrine</w:t>
            </w:r>
            <w:proofErr w:type="spellEnd"/>
            <w:r w:rsidRPr="00865DBD">
              <w:rPr>
                <w:color w:val="000000" w:themeColor="text1"/>
                <w:sz w:val="20"/>
                <w:szCs w:val="20"/>
                <w:lang w:val="en-US"/>
              </w:rPr>
              <w:t xml:space="preserve"> lines in</w:t>
            </w:r>
          </w:p>
          <w:p w14:paraId="045A0CDE" w14:textId="77777777" w:rsidR="00B37915"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Simon et al 2016</w:t>
            </w:r>
          </w:p>
          <w:p w14:paraId="0DAC5327" w14:textId="77777777" w:rsidR="00670144" w:rsidRPr="00865DBD" w:rsidRDefault="00B37915" w:rsidP="00905B51">
            <w:pPr>
              <w:spacing w:line="20" w:lineRule="atLeast"/>
              <w:jc w:val="both"/>
              <w:rPr>
                <w:color w:val="000000" w:themeColor="text1"/>
                <w:sz w:val="20"/>
                <w:szCs w:val="20"/>
                <w:lang w:val="en-US"/>
              </w:rPr>
            </w:pPr>
            <w:r w:rsidRPr="00865DBD">
              <w:rPr>
                <w:color w:val="000000" w:themeColor="text1"/>
                <w:sz w:val="20"/>
                <w:szCs w:val="20"/>
                <w:lang w:val="en-US"/>
              </w:rPr>
              <w:t xml:space="preserve">      </w:t>
            </w:r>
          </w:p>
        </w:tc>
      </w:tr>
      <w:tr w:rsidR="00AD01DD" w:rsidRPr="00865DBD" w14:paraId="60532F2F" w14:textId="77777777" w:rsidTr="000B26EF">
        <w:trPr>
          <w:jc w:val="center"/>
        </w:trPr>
        <w:tc>
          <w:tcPr>
            <w:tcW w:w="1802" w:type="dxa"/>
          </w:tcPr>
          <w:p w14:paraId="168AD96C"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Spinning Gonzales</w:t>
            </w:r>
          </w:p>
        </w:tc>
        <w:tc>
          <w:tcPr>
            <w:tcW w:w="1454" w:type="dxa"/>
          </w:tcPr>
          <w:p w14:paraId="67C3CD96"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FRAPCSU GFP</w:t>
            </w:r>
          </w:p>
          <w:p w14:paraId="5DB2ED06"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Bleaching: 15µm circular region</w:t>
            </w:r>
          </w:p>
          <w:p w14:paraId="343BF0D9" w14:textId="77777777" w:rsidR="00AD01DD" w:rsidRPr="00865DBD" w:rsidRDefault="00AD01DD" w:rsidP="00AD01DD">
            <w:pPr>
              <w:spacing w:line="20" w:lineRule="atLeast"/>
              <w:jc w:val="both"/>
              <w:rPr>
                <w:color w:val="000000" w:themeColor="text1"/>
                <w:sz w:val="20"/>
                <w:szCs w:val="20"/>
                <w:lang w:val="en-US"/>
              </w:rPr>
            </w:pPr>
          </w:p>
        </w:tc>
        <w:tc>
          <w:tcPr>
            <w:tcW w:w="1559" w:type="dxa"/>
          </w:tcPr>
          <w:p w14:paraId="7A937D5C"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488 full power for bleaching, 30% for recovery</w:t>
            </w:r>
          </w:p>
        </w:tc>
        <w:tc>
          <w:tcPr>
            <w:tcW w:w="1134" w:type="dxa"/>
          </w:tcPr>
          <w:p w14:paraId="073D2C09"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w:t>
            </w:r>
          </w:p>
        </w:tc>
        <w:tc>
          <w:tcPr>
            <w:tcW w:w="1134" w:type="dxa"/>
          </w:tcPr>
          <w:p w14:paraId="50CF0140"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300ms</w:t>
            </w:r>
          </w:p>
        </w:tc>
        <w:tc>
          <w:tcPr>
            <w:tcW w:w="1799" w:type="dxa"/>
          </w:tcPr>
          <w:p w14:paraId="306FE5FE"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90s of recovery in the paper</w:t>
            </w:r>
          </w:p>
          <w:p w14:paraId="4FD710C6"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(could have been better with 120s)</w:t>
            </w:r>
          </w:p>
        </w:tc>
        <w:tc>
          <w:tcPr>
            <w:tcW w:w="1470" w:type="dxa"/>
          </w:tcPr>
          <w:p w14:paraId="08AB4B0F" w14:textId="77777777" w:rsidR="00AD01DD" w:rsidRPr="006A4BF2" w:rsidRDefault="00AD01DD" w:rsidP="00AD01DD">
            <w:pPr>
              <w:spacing w:line="20" w:lineRule="atLeast"/>
              <w:jc w:val="both"/>
              <w:rPr>
                <w:color w:val="000000" w:themeColor="text1"/>
                <w:sz w:val="20"/>
                <w:szCs w:val="20"/>
              </w:rPr>
            </w:pPr>
            <w:r w:rsidRPr="006A4BF2">
              <w:rPr>
                <w:color w:val="000000" w:themeColor="text1"/>
                <w:sz w:val="20"/>
                <w:szCs w:val="20"/>
              </w:rPr>
              <w:t>GFP-ROP6</w:t>
            </w:r>
          </w:p>
          <w:p w14:paraId="2E6B2ABC" w14:textId="77777777" w:rsidR="00AD01DD" w:rsidRPr="006A4BF2" w:rsidRDefault="00AD01DD" w:rsidP="00AD01DD">
            <w:pPr>
              <w:spacing w:line="20" w:lineRule="atLeast"/>
              <w:jc w:val="both"/>
              <w:rPr>
                <w:color w:val="000000" w:themeColor="text1"/>
                <w:sz w:val="20"/>
                <w:szCs w:val="20"/>
              </w:rPr>
            </w:pPr>
            <w:proofErr w:type="gramStart"/>
            <w:r w:rsidRPr="006A4BF2">
              <w:rPr>
                <w:color w:val="000000" w:themeColor="text1"/>
                <w:sz w:val="20"/>
                <w:szCs w:val="20"/>
              </w:rPr>
              <w:t>in</w:t>
            </w:r>
            <w:proofErr w:type="gramEnd"/>
            <w:r w:rsidRPr="006A4BF2">
              <w:rPr>
                <w:color w:val="000000" w:themeColor="text1"/>
                <w:sz w:val="20"/>
                <w:szCs w:val="20"/>
              </w:rPr>
              <w:t xml:space="preserve"> </w:t>
            </w:r>
            <w:proofErr w:type="spellStart"/>
            <w:r w:rsidRPr="006A4BF2">
              <w:rPr>
                <w:color w:val="000000" w:themeColor="text1"/>
                <w:sz w:val="20"/>
                <w:szCs w:val="20"/>
              </w:rPr>
              <w:t>Platre</w:t>
            </w:r>
            <w:proofErr w:type="spellEnd"/>
            <w:r w:rsidRPr="006A4BF2">
              <w:rPr>
                <w:color w:val="000000" w:themeColor="text1"/>
                <w:sz w:val="20"/>
                <w:szCs w:val="20"/>
              </w:rPr>
              <w:t xml:space="preserve"> et al. 2019</w:t>
            </w:r>
          </w:p>
        </w:tc>
      </w:tr>
    </w:tbl>
    <w:p w14:paraId="72460373" w14:textId="77777777" w:rsidR="00670144" w:rsidRPr="006A4BF2" w:rsidRDefault="00670144" w:rsidP="00905B51">
      <w:pPr>
        <w:spacing w:line="20" w:lineRule="atLeast"/>
        <w:jc w:val="both"/>
        <w:rPr>
          <w:color w:val="0000FF"/>
          <w:sz w:val="20"/>
          <w:szCs w:val="20"/>
        </w:rPr>
      </w:pPr>
    </w:p>
    <w:p w14:paraId="02FF49C4" w14:textId="77777777" w:rsidR="000B26EF" w:rsidRPr="006A4BF2" w:rsidRDefault="000B26EF" w:rsidP="00905B51">
      <w:pPr>
        <w:spacing w:line="20" w:lineRule="atLeast"/>
        <w:jc w:val="both"/>
        <w:rPr>
          <w:color w:val="0000FF"/>
          <w:sz w:val="20"/>
          <w:szCs w:val="20"/>
        </w:rPr>
      </w:pPr>
    </w:p>
    <w:p w14:paraId="16BDA8C4" w14:textId="77777777" w:rsidR="000B26EF" w:rsidRPr="00865DBD" w:rsidRDefault="000B26EF" w:rsidP="00905B51">
      <w:pPr>
        <w:pBdr>
          <w:bottom w:val="single" w:sz="4" w:space="1" w:color="auto"/>
        </w:pBdr>
        <w:spacing w:line="20" w:lineRule="atLeast"/>
        <w:jc w:val="both"/>
        <w:rPr>
          <w:b/>
          <w:bCs/>
          <w:color w:val="0000FF"/>
          <w:sz w:val="20"/>
          <w:szCs w:val="20"/>
          <w:lang w:val="en-US"/>
        </w:rPr>
      </w:pPr>
      <w:r w:rsidRPr="00865DBD">
        <w:rPr>
          <w:b/>
          <w:bCs/>
          <w:sz w:val="20"/>
          <w:szCs w:val="20"/>
          <w:lang w:val="en-US"/>
        </w:rPr>
        <w:t>Biological material</w:t>
      </w:r>
    </w:p>
    <w:p w14:paraId="05002267" w14:textId="77777777" w:rsidR="007E2054" w:rsidRPr="00865DBD" w:rsidRDefault="000B26EF" w:rsidP="00905B51">
      <w:pPr>
        <w:spacing w:line="20" w:lineRule="atLeast"/>
        <w:jc w:val="both"/>
        <w:rPr>
          <w:color w:val="0000FF"/>
          <w:sz w:val="20"/>
          <w:szCs w:val="20"/>
          <w:lang w:val="en-US"/>
        </w:rPr>
      </w:pPr>
      <w:r w:rsidRPr="00865DBD">
        <w:rPr>
          <w:iCs/>
          <w:color w:val="0000FF"/>
          <w:sz w:val="20"/>
          <w:szCs w:val="20"/>
          <w:lang w:val="en-US"/>
        </w:rPr>
        <w:t>Line used for the experiments: Good controls (both positive and negative)</w:t>
      </w:r>
    </w:p>
    <w:p w14:paraId="71348090" w14:textId="77777777" w:rsidR="002B30CB" w:rsidRPr="00865DBD" w:rsidRDefault="002B30CB" w:rsidP="00905B51">
      <w:pPr>
        <w:spacing w:line="20" w:lineRule="atLeast"/>
        <w:jc w:val="both"/>
        <w:rPr>
          <w:color w:val="0000FF"/>
          <w:sz w:val="20"/>
          <w:szCs w:val="20"/>
          <w:lang w:val="en-US"/>
        </w:rPr>
      </w:pPr>
    </w:p>
    <w:tbl>
      <w:tblPr>
        <w:tblStyle w:val="Grilledutableau"/>
        <w:tblW w:w="9069" w:type="dxa"/>
        <w:jc w:val="center"/>
        <w:tblLayout w:type="fixed"/>
        <w:tblLook w:val="01E0" w:firstRow="1" w:lastRow="1" w:firstColumn="1" w:lastColumn="1" w:noHBand="0" w:noVBand="0"/>
      </w:tblPr>
      <w:tblGrid>
        <w:gridCol w:w="1802"/>
        <w:gridCol w:w="1840"/>
        <w:gridCol w:w="5427"/>
      </w:tblGrid>
      <w:tr w:rsidR="000B26EF" w:rsidRPr="00865DBD" w14:paraId="649E0BA0" w14:textId="77777777" w:rsidTr="000B26EF">
        <w:trPr>
          <w:trHeight w:val="516"/>
          <w:jc w:val="center"/>
        </w:trPr>
        <w:tc>
          <w:tcPr>
            <w:tcW w:w="1802" w:type="dxa"/>
            <w:vAlign w:val="center"/>
          </w:tcPr>
          <w:p w14:paraId="06350888" w14:textId="77777777" w:rsidR="000B26EF" w:rsidRPr="00865DBD" w:rsidRDefault="000B26EF" w:rsidP="00905B51">
            <w:pPr>
              <w:spacing w:line="20" w:lineRule="atLeast"/>
              <w:jc w:val="both"/>
              <w:rPr>
                <w:color w:val="0000FF"/>
                <w:sz w:val="20"/>
                <w:szCs w:val="20"/>
                <w:lang w:val="en-US"/>
              </w:rPr>
            </w:pPr>
            <w:r w:rsidRPr="00865DBD">
              <w:rPr>
                <w:color w:val="0000FF"/>
                <w:sz w:val="20"/>
                <w:szCs w:val="20"/>
                <w:lang w:val="en-US"/>
              </w:rPr>
              <w:t>Marker lines</w:t>
            </w:r>
          </w:p>
        </w:tc>
        <w:tc>
          <w:tcPr>
            <w:tcW w:w="1840" w:type="dxa"/>
            <w:vAlign w:val="center"/>
          </w:tcPr>
          <w:p w14:paraId="3B94F265" w14:textId="77777777" w:rsidR="000B26EF" w:rsidRPr="00865DBD" w:rsidRDefault="000B26EF" w:rsidP="00905B51">
            <w:pPr>
              <w:spacing w:line="20" w:lineRule="atLeast"/>
              <w:jc w:val="both"/>
              <w:rPr>
                <w:color w:val="0000FF"/>
                <w:sz w:val="20"/>
                <w:szCs w:val="20"/>
                <w:lang w:val="en-US"/>
              </w:rPr>
            </w:pPr>
            <w:r w:rsidRPr="00865DBD">
              <w:rPr>
                <w:color w:val="0000FF"/>
                <w:sz w:val="20"/>
                <w:szCs w:val="20"/>
                <w:lang w:val="en-US"/>
              </w:rPr>
              <w:t>Resistance</w:t>
            </w:r>
          </w:p>
        </w:tc>
        <w:tc>
          <w:tcPr>
            <w:tcW w:w="5427" w:type="dxa"/>
            <w:vAlign w:val="center"/>
          </w:tcPr>
          <w:p w14:paraId="5C23CDE1" w14:textId="77777777" w:rsidR="000B26EF" w:rsidRPr="00865DBD" w:rsidRDefault="000B26EF" w:rsidP="00905B51">
            <w:pPr>
              <w:spacing w:line="20" w:lineRule="atLeast"/>
              <w:jc w:val="both"/>
              <w:rPr>
                <w:color w:val="0000FF"/>
                <w:sz w:val="20"/>
                <w:szCs w:val="20"/>
                <w:lang w:val="en-US"/>
              </w:rPr>
            </w:pPr>
            <w:r w:rsidRPr="00865DBD">
              <w:rPr>
                <w:color w:val="0000FF"/>
                <w:sz w:val="20"/>
                <w:szCs w:val="20"/>
                <w:lang w:val="en-US"/>
              </w:rPr>
              <w:t>Expected result</w:t>
            </w:r>
          </w:p>
        </w:tc>
      </w:tr>
      <w:tr w:rsidR="000B26EF" w:rsidRPr="00865DBD" w14:paraId="4DA018B6" w14:textId="77777777" w:rsidTr="000B26EF">
        <w:trPr>
          <w:jc w:val="center"/>
        </w:trPr>
        <w:tc>
          <w:tcPr>
            <w:tcW w:w="1802" w:type="dxa"/>
          </w:tcPr>
          <w:p w14:paraId="1E30DFA1" w14:textId="77777777" w:rsidR="000E2806" w:rsidRPr="006A4BF2" w:rsidRDefault="000E2806" w:rsidP="00905B51">
            <w:pPr>
              <w:spacing w:line="20" w:lineRule="atLeast"/>
              <w:jc w:val="both"/>
              <w:rPr>
                <w:color w:val="000000" w:themeColor="text1"/>
                <w:sz w:val="20"/>
                <w:szCs w:val="20"/>
              </w:rPr>
            </w:pPr>
            <w:r w:rsidRPr="006A4BF2">
              <w:rPr>
                <w:color w:val="000000" w:themeColor="text1"/>
                <w:sz w:val="20"/>
                <w:szCs w:val="20"/>
              </w:rPr>
              <w:t>GFP-ROP6</w:t>
            </w:r>
          </w:p>
          <w:p w14:paraId="53FFE98C" w14:textId="77777777" w:rsidR="000B26EF" w:rsidRPr="006A4BF2" w:rsidRDefault="000E2806" w:rsidP="00905B51">
            <w:pPr>
              <w:spacing w:line="20" w:lineRule="atLeast"/>
              <w:jc w:val="both"/>
              <w:rPr>
                <w:color w:val="0000FF"/>
                <w:sz w:val="20"/>
                <w:szCs w:val="20"/>
              </w:rPr>
            </w:pPr>
            <w:proofErr w:type="gramStart"/>
            <w:r w:rsidRPr="006A4BF2">
              <w:rPr>
                <w:color w:val="000000" w:themeColor="text1"/>
                <w:sz w:val="20"/>
                <w:szCs w:val="20"/>
              </w:rPr>
              <w:t>in</w:t>
            </w:r>
            <w:proofErr w:type="gramEnd"/>
            <w:r w:rsidRPr="006A4BF2">
              <w:rPr>
                <w:color w:val="000000" w:themeColor="text1"/>
                <w:sz w:val="20"/>
                <w:szCs w:val="20"/>
              </w:rPr>
              <w:t xml:space="preserve"> </w:t>
            </w:r>
            <w:proofErr w:type="spellStart"/>
            <w:r w:rsidRPr="006A4BF2">
              <w:rPr>
                <w:color w:val="000000" w:themeColor="text1"/>
                <w:sz w:val="20"/>
                <w:szCs w:val="20"/>
              </w:rPr>
              <w:t>Platre</w:t>
            </w:r>
            <w:proofErr w:type="spellEnd"/>
            <w:r w:rsidRPr="006A4BF2">
              <w:rPr>
                <w:color w:val="000000" w:themeColor="text1"/>
                <w:sz w:val="20"/>
                <w:szCs w:val="20"/>
              </w:rPr>
              <w:t xml:space="preserve"> et al. 2019</w:t>
            </w:r>
          </w:p>
        </w:tc>
        <w:tc>
          <w:tcPr>
            <w:tcW w:w="1840" w:type="dxa"/>
          </w:tcPr>
          <w:p w14:paraId="1BAF7355" w14:textId="77777777" w:rsidR="000B26EF" w:rsidRPr="00865DBD" w:rsidRDefault="000E2806" w:rsidP="00905B51">
            <w:pPr>
              <w:spacing w:line="20" w:lineRule="atLeast"/>
              <w:jc w:val="both"/>
              <w:rPr>
                <w:color w:val="000000" w:themeColor="text1"/>
                <w:sz w:val="20"/>
                <w:szCs w:val="20"/>
                <w:lang w:val="en-US"/>
              </w:rPr>
            </w:pPr>
            <w:r w:rsidRPr="00865DBD">
              <w:rPr>
                <w:color w:val="000000" w:themeColor="text1"/>
                <w:sz w:val="20"/>
                <w:szCs w:val="20"/>
                <w:lang w:val="en-US"/>
              </w:rPr>
              <w:t>Kana</w:t>
            </w:r>
          </w:p>
        </w:tc>
        <w:tc>
          <w:tcPr>
            <w:tcW w:w="5427" w:type="dxa"/>
          </w:tcPr>
          <w:p w14:paraId="34E844B1" w14:textId="77777777" w:rsidR="000B26EF" w:rsidRPr="00865DBD" w:rsidRDefault="000B26EF" w:rsidP="00905B51">
            <w:pPr>
              <w:spacing w:line="20" w:lineRule="atLeast"/>
              <w:jc w:val="both"/>
              <w:rPr>
                <w:color w:val="0000FF"/>
                <w:sz w:val="20"/>
                <w:szCs w:val="20"/>
                <w:lang w:val="en-US"/>
              </w:rPr>
            </w:pPr>
          </w:p>
        </w:tc>
      </w:tr>
      <w:tr w:rsidR="000B26EF" w:rsidRPr="00865DBD" w14:paraId="39C15305" w14:textId="77777777" w:rsidTr="000B26EF">
        <w:trPr>
          <w:jc w:val="center"/>
        </w:trPr>
        <w:tc>
          <w:tcPr>
            <w:tcW w:w="1802" w:type="dxa"/>
          </w:tcPr>
          <w:p w14:paraId="11E0D2DD" w14:textId="77777777" w:rsidR="000E2806" w:rsidRPr="00865DBD" w:rsidRDefault="000E2806" w:rsidP="00905B51">
            <w:pPr>
              <w:spacing w:line="20" w:lineRule="atLeast"/>
              <w:jc w:val="both"/>
              <w:rPr>
                <w:color w:val="000000" w:themeColor="text1"/>
                <w:sz w:val="20"/>
                <w:szCs w:val="20"/>
                <w:lang w:val="en-US"/>
              </w:rPr>
            </w:pPr>
            <w:r w:rsidRPr="00865DBD">
              <w:rPr>
                <w:color w:val="000000" w:themeColor="text1"/>
                <w:sz w:val="20"/>
                <w:szCs w:val="20"/>
                <w:lang w:val="en-US"/>
              </w:rPr>
              <w:lastRenderedPageBreak/>
              <w:t xml:space="preserve">FAPP1 </w:t>
            </w:r>
            <w:proofErr w:type="spellStart"/>
            <w:r w:rsidRPr="00865DBD">
              <w:rPr>
                <w:color w:val="000000" w:themeColor="text1"/>
                <w:sz w:val="20"/>
                <w:szCs w:val="20"/>
                <w:lang w:val="en-US"/>
              </w:rPr>
              <w:t>mCitrine</w:t>
            </w:r>
            <w:proofErr w:type="spellEnd"/>
            <w:r w:rsidRPr="00865DBD">
              <w:rPr>
                <w:color w:val="000000" w:themeColor="text1"/>
                <w:sz w:val="20"/>
                <w:szCs w:val="20"/>
                <w:lang w:val="en-US"/>
              </w:rPr>
              <w:t xml:space="preserve"> lines in Simon et al 2016</w:t>
            </w:r>
          </w:p>
          <w:p w14:paraId="79062C77" w14:textId="77777777" w:rsidR="000B26EF" w:rsidRPr="00865DBD" w:rsidRDefault="000E2806" w:rsidP="00905B51">
            <w:pPr>
              <w:spacing w:line="20" w:lineRule="atLeast"/>
              <w:jc w:val="both"/>
              <w:rPr>
                <w:color w:val="0000FF"/>
                <w:sz w:val="20"/>
                <w:szCs w:val="20"/>
                <w:lang w:val="en-US"/>
              </w:rPr>
            </w:pPr>
            <w:r w:rsidRPr="00865DBD">
              <w:rPr>
                <w:color w:val="000000" w:themeColor="text1"/>
                <w:sz w:val="20"/>
                <w:szCs w:val="20"/>
                <w:lang w:val="en-US"/>
              </w:rPr>
              <w:t xml:space="preserve">      </w:t>
            </w:r>
          </w:p>
        </w:tc>
        <w:tc>
          <w:tcPr>
            <w:tcW w:w="1840" w:type="dxa"/>
          </w:tcPr>
          <w:p w14:paraId="7CE4DCAB" w14:textId="77777777" w:rsidR="000B26EF" w:rsidRPr="00865DBD" w:rsidRDefault="000E2806" w:rsidP="00905B51">
            <w:pPr>
              <w:spacing w:line="20" w:lineRule="atLeast"/>
              <w:jc w:val="both"/>
              <w:rPr>
                <w:color w:val="000000" w:themeColor="text1"/>
                <w:sz w:val="20"/>
                <w:szCs w:val="20"/>
                <w:lang w:val="en-US"/>
              </w:rPr>
            </w:pPr>
            <w:proofErr w:type="spellStart"/>
            <w:r w:rsidRPr="00865DBD">
              <w:rPr>
                <w:color w:val="000000" w:themeColor="text1"/>
                <w:sz w:val="20"/>
                <w:szCs w:val="20"/>
                <w:lang w:val="en-US"/>
              </w:rPr>
              <w:t>Basta</w:t>
            </w:r>
            <w:proofErr w:type="spellEnd"/>
          </w:p>
        </w:tc>
        <w:tc>
          <w:tcPr>
            <w:tcW w:w="5427" w:type="dxa"/>
          </w:tcPr>
          <w:p w14:paraId="72F28DAB" w14:textId="77777777" w:rsidR="000B26EF" w:rsidRPr="00865DBD" w:rsidRDefault="000B26EF" w:rsidP="00905B51">
            <w:pPr>
              <w:spacing w:line="20" w:lineRule="atLeast"/>
              <w:jc w:val="both"/>
              <w:rPr>
                <w:color w:val="0000FF"/>
                <w:sz w:val="20"/>
                <w:szCs w:val="20"/>
                <w:lang w:val="en-US"/>
              </w:rPr>
            </w:pPr>
          </w:p>
          <w:p w14:paraId="5E31DB92" w14:textId="77777777" w:rsidR="000B26EF" w:rsidRPr="00865DBD" w:rsidRDefault="000B26EF" w:rsidP="00905B51">
            <w:pPr>
              <w:spacing w:line="20" w:lineRule="atLeast"/>
              <w:jc w:val="both"/>
              <w:rPr>
                <w:color w:val="0000FF"/>
                <w:sz w:val="20"/>
                <w:szCs w:val="20"/>
                <w:lang w:val="en-US"/>
              </w:rPr>
            </w:pPr>
          </w:p>
        </w:tc>
      </w:tr>
    </w:tbl>
    <w:p w14:paraId="489ABEA2" w14:textId="77777777" w:rsidR="00933AC8" w:rsidRPr="00865DBD" w:rsidRDefault="00933AC8" w:rsidP="00905B51">
      <w:pPr>
        <w:spacing w:line="20" w:lineRule="atLeast"/>
        <w:jc w:val="both"/>
        <w:rPr>
          <w:sz w:val="20"/>
          <w:szCs w:val="20"/>
          <w:lang w:val="en-US"/>
        </w:rPr>
      </w:pPr>
    </w:p>
    <w:p w14:paraId="73902231" w14:textId="77777777" w:rsidR="000B26EF" w:rsidRPr="00865DBD" w:rsidRDefault="004F52DB" w:rsidP="00905B51">
      <w:pPr>
        <w:pBdr>
          <w:bottom w:val="single" w:sz="4" w:space="1" w:color="auto"/>
        </w:pBdr>
        <w:spacing w:line="20" w:lineRule="atLeast"/>
        <w:jc w:val="both"/>
        <w:rPr>
          <w:b/>
          <w:bCs/>
          <w:color w:val="0000FF"/>
          <w:sz w:val="20"/>
          <w:szCs w:val="20"/>
          <w:lang w:val="en-US"/>
        </w:rPr>
      </w:pPr>
      <w:r w:rsidRPr="00865DBD">
        <w:rPr>
          <w:b/>
          <w:bCs/>
          <w:sz w:val="20"/>
          <w:szCs w:val="20"/>
          <w:lang w:val="en-US"/>
        </w:rPr>
        <w:t>Other</w:t>
      </w:r>
      <w:r w:rsidR="000B26EF" w:rsidRPr="00865DBD">
        <w:rPr>
          <w:b/>
          <w:bCs/>
          <w:sz w:val="20"/>
          <w:szCs w:val="20"/>
          <w:lang w:val="en-US"/>
        </w:rPr>
        <w:t xml:space="preserve"> material</w:t>
      </w:r>
    </w:p>
    <w:p w14:paraId="7B7CADBB" w14:textId="77777777" w:rsidR="000B26EF" w:rsidRPr="00865DBD" w:rsidRDefault="004F52DB" w:rsidP="00905B51">
      <w:pPr>
        <w:spacing w:line="20" w:lineRule="atLeast"/>
        <w:jc w:val="both"/>
        <w:rPr>
          <w:color w:val="0000FF"/>
          <w:sz w:val="20"/>
          <w:szCs w:val="20"/>
          <w:lang w:val="en-US"/>
        </w:rPr>
      </w:pPr>
      <w:r w:rsidRPr="00865DBD">
        <w:rPr>
          <w:iCs/>
          <w:color w:val="0000FF"/>
          <w:sz w:val="20"/>
          <w:szCs w:val="20"/>
          <w:lang w:val="en-US"/>
        </w:rPr>
        <w:t xml:space="preserve">List </w:t>
      </w:r>
      <w:proofErr w:type="gramStart"/>
      <w:r w:rsidRPr="00865DBD">
        <w:rPr>
          <w:iCs/>
          <w:color w:val="0000FF"/>
          <w:sz w:val="20"/>
          <w:szCs w:val="20"/>
          <w:lang w:val="en-US"/>
        </w:rPr>
        <w:t>there</w:t>
      </w:r>
      <w:proofErr w:type="gramEnd"/>
      <w:r w:rsidR="00306747" w:rsidRPr="00865DBD">
        <w:rPr>
          <w:iCs/>
          <w:color w:val="0000FF"/>
          <w:sz w:val="20"/>
          <w:szCs w:val="20"/>
          <w:lang w:val="en-US"/>
        </w:rPr>
        <w:t xml:space="preserve"> chemicals used or </w:t>
      </w:r>
      <w:r w:rsidR="00C92064" w:rsidRPr="00865DBD">
        <w:rPr>
          <w:iCs/>
          <w:color w:val="0000FF"/>
          <w:sz w:val="20"/>
          <w:szCs w:val="20"/>
          <w:lang w:val="en-US"/>
        </w:rPr>
        <w:t>plastic</w:t>
      </w:r>
      <w:r w:rsidR="00306747" w:rsidRPr="00865DBD">
        <w:rPr>
          <w:iCs/>
          <w:color w:val="0000FF"/>
          <w:sz w:val="20"/>
          <w:szCs w:val="20"/>
          <w:lang w:val="en-US"/>
        </w:rPr>
        <w:t xml:space="preserve"> stuff such as </w:t>
      </w:r>
      <w:proofErr w:type="spellStart"/>
      <w:r w:rsidR="00306747" w:rsidRPr="00865DBD">
        <w:rPr>
          <w:iCs/>
          <w:color w:val="0000FF"/>
          <w:sz w:val="20"/>
          <w:szCs w:val="20"/>
          <w:lang w:val="en-US"/>
        </w:rPr>
        <w:t>Labteck</w:t>
      </w:r>
      <w:proofErr w:type="spellEnd"/>
      <w:r w:rsidR="00306747" w:rsidRPr="00865DBD">
        <w:rPr>
          <w:iCs/>
          <w:color w:val="0000FF"/>
          <w:sz w:val="20"/>
          <w:szCs w:val="20"/>
          <w:lang w:val="en-US"/>
        </w:rPr>
        <w:t xml:space="preserve"> chambered coverslips</w:t>
      </w:r>
    </w:p>
    <w:p w14:paraId="7921C98E" w14:textId="77777777" w:rsidR="000B26EF" w:rsidRPr="00865DBD" w:rsidRDefault="000B26EF" w:rsidP="00905B51">
      <w:pPr>
        <w:spacing w:line="20" w:lineRule="atLeast"/>
        <w:jc w:val="both"/>
        <w:rPr>
          <w:color w:val="0000FF"/>
          <w:sz w:val="20"/>
          <w:szCs w:val="20"/>
          <w:lang w:val="en-US"/>
        </w:rPr>
      </w:pPr>
    </w:p>
    <w:tbl>
      <w:tblPr>
        <w:tblStyle w:val="Grilledutableau"/>
        <w:tblW w:w="9069" w:type="dxa"/>
        <w:jc w:val="center"/>
        <w:tblLayout w:type="fixed"/>
        <w:tblLook w:val="01E0" w:firstRow="1" w:lastRow="1" w:firstColumn="1" w:lastColumn="1" w:noHBand="0" w:noVBand="0"/>
      </w:tblPr>
      <w:tblGrid>
        <w:gridCol w:w="1802"/>
        <w:gridCol w:w="1840"/>
        <w:gridCol w:w="5427"/>
      </w:tblGrid>
      <w:tr w:rsidR="000B26EF" w:rsidRPr="00865DBD" w14:paraId="6042FF18" w14:textId="77777777" w:rsidTr="001D7CBA">
        <w:trPr>
          <w:trHeight w:val="516"/>
          <w:jc w:val="center"/>
        </w:trPr>
        <w:tc>
          <w:tcPr>
            <w:tcW w:w="1802" w:type="dxa"/>
            <w:vAlign w:val="center"/>
          </w:tcPr>
          <w:p w14:paraId="203E38B6" w14:textId="77777777" w:rsidR="000B26EF" w:rsidRPr="00865DBD" w:rsidRDefault="00306747" w:rsidP="00905B51">
            <w:pPr>
              <w:spacing w:line="20" w:lineRule="atLeast"/>
              <w:jc w:val="both"/>
              <w:rPr>
                <w:color w:val="0000FF"/>
                <w:sz w:val="20"/>
                <w:szCs w:val="20"/>
                <w:lang w:val="en-US"/>
              </w:rPr>
            </w:pPr>
            <w:r w:rsidRPr="00865DBD">
              <w:rPr>
                <w:color w:val="0000FF"/>
                <w:sz w:val="20"/>
                <w:szCs w:val="20"/>
                <w:lang w:val="en-US"/>
              </w:rPr>
              <w:t>Reference</w:t>
            </w:r>
          </w:p>
        </w:tc>
        <w:tc>
          <w:tcPr>
            <w:tcW w:w="1840" w:type="dxa"/>
            <w:vAlign w:val="center"/>
          </w:tcPr>
          <w:p w14:paraId="0E1255CB" w14:textId="77777777" w:rsidR="000B26EF" w:rsidRPr="00865DBD" w:rsidRDefault="00306747" w:rsidP="00905B51">
            <w:pPr>
              <w:spacing w:line="20" w:lineRule="atLeast"/>
              <w:jc w:val="both"/>
              <w:rPr>
                <w:color w:val="0000FF"/>
                <w:sz w:val="20"/>
                <w:szCs w:val="20"/>
                <w:lang w:val="en-US"/>
              </w:rPr>
            </w:pPr>
            <w:r w:rsidRPr="00865DBD">
              <w:rPr>
                <w:color w:val="0000FF"/>
                <w:sz w:val="20"/>
                <w:szCs w:val="20"/>
                <w:lang w:val="en-US"/>
              </w:rPr>
              <w:t>Concentration (stock and final)</w:t>
            </w:r>
          </w:p>
        </w:tc>
        <w:tc>
          <w:tcPr>
            <w:tcW w:w="5427" w:type="dxa"/>
            <w:vAlign w:val="center"/>
          </w:tcPr>
          <w:p w14:paraId="7071FEA5" w14:textId="77777777" w:rsidR="000B26EF" w:rsidRPr="00865DBD" w:rsidRDefault="00306747" w:rsidP="00905B51">
            <w:pPr>
              <w:spacing w:line="20" w:lineRule="atLeast"/>
              <w:jc w:val="both"/>
              <w:rPr>
                <w:color w:val="0000FF"/>
                <w:sz w:val="20"/>
                <w:szCs w:val="20"/>
                <w:lang w:val="en-US"/>
              </w:rPr>
            </w:pPr>
            <w:r w:rsidRPr="00865DBD">
              <w:rPr>
                <w:color w:val="0000FF"/>
                <w:sz w:val="20"/>
                <w:szCs w:val="20"/>
                <w:lang w:val="en-US"/>
              </w:rPr>
              <w:t>Comments</w:t>
            </w:r>
          </w:p>
        </w:tc>
      </w:tr>
      <w:tr w:rsidR="000B26EF" w:rsidRPr="00865DBD" w14:paraId="61B6D8F1" w14:textId="77777777" w:rsidTr="001D7CBA">
        <w:trPr>
          <w:jc w:val="center"/>
        </w:trPr>
        <w:tc>
          <w:tcPr>
            <w:tcW w:w="1802" w:type="dxa"/>
          </w:tcPr>
          <w:p w14:paraId="05411F01" w14:textId="77777777" w:rsidR="000B26EF" w:rsidRPr="00865DBD" w:rsidRDefault="000B26EF" w:rsidP="00905B51">
            <w:pPr>
              <w:spacing w:line="20" w:lineRule="atLeast"/>
              <w:jc w:val="both"/>
              <w:rPr>
                <w:color w:val="0000FF"/>
                <w:sz w:val="20"/>
                <w:szCs w:val="20"/>
                <w:lang w:val="en-US"/>
              </w:rPr>
            </w:pPr>
          </w:p>
        </w:tc>
        <w:tc>
          <w:tcPr>
            <w:tcW w:w="1840" w:type="dxa"/>
          </w:tcPr>
          <w:p w14:paraId="2E4F1054" w14:textId="77777777" w:rsidR="000B26EF" w:rsidRPr="00865DBD" w:rsidRDefault="000B26EF" w:rsidP="00905B51">
            <w:pPr>
              <w:spacing w:line="20" w:lineRule="atLeast"/>
              <w:jc w:val="both"/>
              <w:rPr>
                <w:color w:val="0000FF"/>
                <w:sz w:val="20"/>
                <w:szCs w:val="20"/>
                <w:lang w:val="en-US"/>
              </w:rPr>
            </w:pPr>
          </w:p>
        </w:tc>
        <w:tc>
          <w:tcPr>
            <w:tcW w:w="5427" w:type="dxa"/>
          </w:tcPr>
          <w:p w14:paraId="2A322B60" w14:textId="77777777" w:rsidR="000B26EF" w:rsidRPr="00865DBD" w:rsidRDefault="000B26EF" w:rsidP="00905B51">
            <w:pPr>
              <w:spacing w:line="20" w:lineRule="atLeast"/>
              <w:jc w:val="both"/>
              <w:rPr>
                <w:color w:val="0000FF"/>
                <w:sz w:val="20"/>
                <w:szCs w:val="20"/>
                <w:lang w:val="en-US"/>
              </w:rPr>
            </w:pPr>
          </w:p>
        </w:tc>
      </w:tr>
      <w:tr w:rsidR="000B26EF" w:rsidRPr="00865DBD" w14:paraId="739A15E2" w14:textId="77777777" w:rsidTr="001D7CBA">
        <w:trPr>
          <w:jc w:val="center"/>
        </w:trPr>
        <w:tc>
          <w:tcPr>
            <w:tcW w:w="1802" w:type="dxa"/>
          </w:tcPr>
          <w:p w14:paraId="3EAD71F0" w14:textId="77777777" w:rsidR="000B26EF" w:rsidRPr="00865DBD" w:rsidRDefault="000B26EF" w:rsidP="00905B51">
            <w:pPr>
              <w:spacing w:line="20" w:lineRule="atLeast"/>
              <w:jc w:val="both"/>
              <w:rPr>
                <w:color w:val="0000FF"/>
                <w:sz w:val="20"/>
                <w:szCs w:val="20"/>
                <w:lang w:val="en-US"/>
              </w:rPr>
            </w:pPr>
          </w:p>
        </w:tc>
        <w:tc>
          <w:tcPr>
            <w:tcW w:w="1840" w:type="dxa"/>
          </w:tcPr>
          <w:p w14:paraId="1EF8DC9B" w14:textId="77777777" w:rsidR="000B26EF" w:rsidRPr="00865DBD" w:rsidRDefault="000B26EF" w:rsidP="00905B51">
            <w:pPr>
              <w:spacing w:line="20" w:lineRule="atLeast"/>
              <w:jc w:val="both"/>
              <w:rPr>
                <w:color w:val="0000FF"/>
                <w:sz w:val="20"/>
                <w:szCs w:val="20"/>
                <w:lang w:val="en-US"/>
              </w:rPr>
            </w:pPr>
          </w:p>
        </w:tc>
        <w:tc>
          <w:tcPr>
            <w:tcW w:w="5427" w:type="dxa"/>
          </w:tcPr>
          <w:p w14:paraId="4C33E6AC" w14:textId="77777777" w:rsidR="000B26EF" w:rsidRPr="00865DBD" w:rsidRDefault="000B26EF" w:rsidP="00905B51">
            <w:pPr>
              <w:spacing w:line="20" w:lineRule="atLeast"/>
              <w:jc w:val="both"/>
              <w:rPr>
                <w:color w:val="0000FF"/>
                <w:sz w:val="20"/>
                <w:szCs w:val="20"/>
                <w:lang w:val="en-US"/>
              </w:rPr>
            </w:pPr>
          </w:p>
          <w:p w14:paraId="7E252F72" w14:textId="77777777" w:rsidR="000B26EF" w:rsidRPr="00865DBD" w:rsidRDefault="000B26EF" w:rsidP="00905B51">
            <w:pPr>
              <w:spacing w:line="20" w:lineRule="atLeast"/>
              <w:jc w:val="both"/>
              <w:rPr>
                <w:color w:val="0000FF"/>
                <w:sz w:val="20"/>
                <w:szCs w:val="20"/>
                <w:lang w:val="en-US"/>
              </w:rPr>
            </w:pPr>
          </w:p>
        </w:tc>
      </w:tr>
    </w:tbl>
    <w:p w14:paraId="79466779" w14:textId="77777777" w:rsidR="000B26EF" w:rsidRPr="00865DBD" w:rsidRDefault="000B26EF" w:rsidP="00905B51">
      <w:pPr>
        <w:spacing w:line="20" w:lineRule="atLeast"/>
        <w:jc w:val="both"/>
        <w:rPr>
          <w:sz w:val="20"/>
          <w:szCs w:val="20"/>
          <w:lang w:val="en-US"/>
        </w:rPr>
      </w:pPr>
    </w:p>
    <w:p w14:paraId="1CFC8E36" w14:textId="77777777" w:rsidR="00933AC8" w:rsidRPr="00865DBD" w:rsidRDefault="00933AC8" w:rsidP="00905B51">
      <w:pPr>
        <w:spacing w:line="20" w:lineRule="atLeast"/>
        <w:jc w:val="both"/>
        <w:rPr>
          <w:sz w:val="20"/>
          <w:szCs w:val="20"/>
          <w:lang w:val="en-US"/>
        </w:rPr>
      </w:pPr>
    </w:p>
    <w:p w14:paraId="1FE86DD5" w14:textId="77777777" w:rsidR="001831D7" w:rsidRPr="00865DBD" w:rsidRDefault="00AE1E48" w:rsidP="00905B51">
      <w:pPr>
        <w:pBdr>
          <w:bottom w:val="single" w:sz="2" w:space="1" w:color="auto"/>
          <w:between w:val="single" w:sz="4" w:space="1" w:color="auto"/>
        </w:pBdr>
        <w:spacing w:line="20" w:lineRule="atLeast"/>
        <w:jc w:val="both"/>
        <w:rPr>
          <w:b/>
          <w:bCs/>
          <w:sz w:val="20"/>
          <w:szCs w:val="20"/>
          <w:lang w:val="en-US"/>
        </w:rPr>
      </w:pPr>
      <w:r w:rsidRPr="00865DBD">
        <w:rPr>
          <w:b/>
          <w:bCs/>
          <w:sz w:val="20"/>
          <w:szCs w:val="20"/>
          <w:lang w:val="en-US"/>
        </w:rPr>
        <w:t>Time and technical constraint</w:t>
      </w:r>
    </w:p>
    <w:p w14:paraId="32CA5168" w14:textId="77777777" w:rsidR="00B37915" w:rsidRPr="00865DBD" w:rsidRDefault="00B37915" w:rsidP="00905B51">
      <w:pPr>
        <w:spacing w:line="20" w:lineRule="atLeast"/>
        <w:jc w:val="both"/>
        <w:rPr>
          <w:sz w:val="20"/>
          <w:szCs w:val="20"/>
          <w:lang w:val="en-US"/>
        </w:rPr>
      </w:pPr>
    </w:p>
    <w:p w14:paraId="16A1D222" w14:textId="77777777" w:rsidR="00B37915" w:rsidRPr="00865DBD" w:rsidRDefault="00B37915" w:rsidP="00905B51">
      <w:pPr>
        <w:spacing w:line="20" w:lineRule="atLeast"/>
        <w:jc w:val="both"/>
        <w:rPr>
          <w:b/>
          <w:bCs/>
          <w:sz w:val="20"/>
          <w:szCs w:val="20"/>
          <w:lang w:val="en-US"/>
        </w:rPr>
      </w:pPr>
    </w:p>
    <w:p w14:paraId="5907238A" w14:textId="77777777" w:rsidR="007E2054" w:rsidRPr="00865DBD" w:rsidRDefault="00AE1E48" w:rsidP="00905B51">
      <w:pPr>
        <w:pBdr>
          <w:bottom w:val="single" w:sz="2" w:space="1" w:color="auto"/>
          <w:between w:val="single" w:sz="4" w:space="1" w:color="auto"/>
        </w:pBdr>
        <w:spacing w:line="20" w:lineRule="atLeast"/>
        <w:jc w:val="both"/>
        <w:rPr>
          <w:b/>
          <w:bCs/>
          <w:sz w:val="20"/>
          <w:szCs w:val="20"/>
          <w:lang w:val="en-US"/>
        </w:rPr>
      </w:pPr>
      <w:r w:rsidRPr="00865DBD">
        <w:rPr>
          <w:b/>
          <w:bCs/>
          <w:sz w:val="20"/>
          <w:szCs w:val="20"/>
          <w:lang w:val="en-US"/>
        </w:rPr>
        <w:t>Precise description of the method</w:t>
      </w:r>
    </w:p>
    <w:p w14:paraId="01EB4006" w14:textId="77777777" w:rsidR="007A7364" w:rsidRDefault="007A7364" w:rsidP="00905B51">
      <w:pPr>
        <w:tabs>
          <w:tab w:val="left" w:pos="1152"/>
        </w:tabs>
        <w:jc w:val="both"/>
        <w:rPr>
          <w:color w:val="000000" w:themeColor="text1"/>
          <w:sz w:val="20"/>
          <w:szCs w:val="20"/>
          <w:lang w:val="en-US"/>
        </w:rPr>
      </w:pPr>
    </w:p>
    <w:p w14:paraId="3903E652" w14:textId="77777777" w:rsidR="00865DBD" w:rsidRDefault="00611794" w:rsidP="00173843">
      <w:pPr>
        <w:tabs>
          <w:tab w:val="left" w:pos="1152"/>
        </w:tabs>
        <w:ind w:left="284" w:hanging="284"/>
        <w:jc w:val="both"/>
        <w:rPr>
          <w:color w:val="000000" w:themeColor="text1"/>
          <w:sz w:val="20"/>
          <w:szCs w:val="20"/>
          <w:lang w:val="en-US"/>
        </w:rPr>
      </w:pPr>
      <w:r w:rsidRPr="00173843">
        <w:rPr>
          <w:b/>
          <w:color w:val="000000" w:themeColor="text1"/>
          <w:lang w:val="en-US"/>
        </w:rPr>
        <w:t>Microscope configuration:</w:t>
      </w:r>
      <w:r w:rsidRPr="00173843">
        <w:rPr>
          <w:color w:val="000000" w:themeColor="text1"/>
          <w:sz w:val="21"/>
          <w:szCs w:val="20"/>
          <w:lang w:val="en-US"/>
        </w:rPr>
        <w:t xml:space="preserve"> </w:t>
      </w:r>
      <w:r w:rsidRPr="00173843">
        <w:rPr>
          <w:color w:val="000000" w:themeColor="text1"/>
          <w:sz w:val="20"/>
          <w:szCs w:val="20"/>
          <w:lang w:val="en-US"/>
        </w:rPr>
        <w:t xml:space="preserve">Ensure that a FRAP illumination setting is selected (FRAPCSU GFP, FRAPCSU </w:t>
      </w:r>
      <w:proofErr w:type="spellStart"/>
      <w:r w:rsidRPr="00173843">
        <w:rPr>
          <w:color w:val="000000" w:themeColor="text1"/>
          <w:sz w:val="20"/>
          <w:szCs w:val="20"/>
          <w:lang w:val="en-US"/>
        </w:rPr>
        <w:t>mCH</w:t>
      </w:r>
      <w:proofErr w:type="spellEnd"/>
      <w:r w:rsidRPr="00173843">
        <w:rPr>
          <w:color w:val="000000" w:themeColor="text1"/>
          <w:sz w:val="20"/>
          <w:szCs w:val="20"/>
          <w:lang w:val="en-US"/>
        </w:rPr>
        <w:t xml:space="preserve">, </w:t>
      </w:r>
      <w:proofErr w:type="spellStart"/>
      <w:r w:rsidRPr="00173843">
        <w:rPr>
          <w:color w:val="000000" w:themeColor="text1"/>
          <w:sz w:val="20"/>
          <w:szCs w:val="20"/>
          <w:lang w:val="en-US"/>
        </w:rPr>
        <w:t>etc</w:t>
      </w:r>
      <w:proofErr w:type="spellEnd"/>
      <w:r w:rsidRPr="00173843">
        <w:rPr>
          <w:color w:val="000000" w:themeColor="text1"/>
          <w:sz w:val="20"/>
          <w:szCs w:val="20"/>
          <w:lang w:val="en-US"/>
        </w:rPr>
        <w:t>)</w:t>
      </w:r>
      <w:r w:rsidR="00825598" w:rsidRPr="00173843">
        <w:rPr>
          <w:color w:val="000000" w:themeColor="text1"/>
          <w:sz w:val="20"/>
          <w:szCs w:val="20"/>
          <w:lang w:val="en-US"/>
        </w:rPr>
        <w:t xml:space="preserve"> and that journal tab is active but empty</w:t>
      </w:r>
      <w:r w:rsidRPr="00173843">
        <w:rPr>
          <w:color w:val="000000" w:themeColor="text1"/>
          <w:sz w:val="20"/>
          <w:szCs w:val="20"/>
          <w:lang w:val="en-US"/>
        </w:rPr>
        <w:t>. Check that the switch at the back is straight (like on the picture) and not in a 45° angle.</w:t>
      </w:r>
      <w:r w:rsidR="00825598" w:rsidRPr="00173843">
        <w:rPr>
          <w:color w:val="000000" w:themeColor="text1"/>
          <w:sz w:val="20"/>
          <w:szCs w:val="20"/>
          <w:lang w:val="en-US"/>
        </w:rPr>
        <w:t xml:space="preserve"> Open the Ilas</w:t>
      </w:r>
      <w:r w:rsidR="00825598" w:rsidRPr="00173843">
        <w:rPr>
          <w:color w:val="000000" w:themeColor="text1"/>
          <w:sz w:val="20"/>
          <w:szCs w:val="20"/>
          <w:vertAlign w:val="superscript"/>
          <w:lang w:val="en-US"/>
        </w:rPr>
        <w:t xml:space="preserve">2 </w:t>
      </w:r>
      <w:r w:rsidR="00825598" w:rsidRPr="00173843">
        <w:rPr>
          <w:color w:val="000000" w:themeColor="text1"/>
          <w:sz w:val="20"/>
          <w:szCs w:val="20"/>
          <w:lang w:val="en-US"/>
        </w:rPr>
        <w:t>and ensure that Targeted Laser/On fly and MDA are checked.</w:t>
      </w:r>
    </w:p>
    <w:p w14:paraId="65A79DD9" w14:textId="77777777" w:rsidR="007550F4" w:rsidRPr="00173843" w:rsidRDefault="007550F4" w:rsidP="00173843">
      <w:pPr>
        <w:tabs>
          <w:tab w:val="left" w:pos="1152"/>
        </w:tabs>
        <w:ind w:left="284" w:hanging="284"/>
        <w:jc w:val="both"/>
        <w:rPr>
          <w:color w:val="000000" w:themeColor="text1"/>
          <w:sz w:val="20"/>
          <w:szCs w:val="20"/>
          <w:lang w:val="en-US"/>
        </w:rPr>
      </w:pPr>
    </w:p>
    <w:p w14:paraId="6A5F784E" w14:textId="77777777" w:rsidR="00611794" w:rsidRDefault="00611794" w:rsidP="00905B51">
      <w:pPr>
        <w:tabs>
          <w:tab w:val="left" w:pos="1152"/>
        </w:tabs>
        <w:jc w:val="both"/>
        <w:rPr>
          <w:color w:val="000000" w:themeColor="text1"/>
          <w:sz w:val="20"/>
          <w:szCs w:val="20"/>
          <w:lang w:val="en-US"/>
        </w:rPr>
      </w:pPr>
      <w:r w:rsidRPr="00865DBD">
        <w:rPr>
          <w:color w:val="000000" w:themeColor="text1"/>
          <w:sz w:val="20"/>
          <w:szCs w:val="20"/>
          <w:lang w:val="en-US"/>
        </w:rPr>
        <w:t xml:space="preserve"> </w:t>
      </w:r>
      <w:r w:rsidRPr="00865DBD">
        <w:rPr>
          <w:noProof/>
          <w:color w:val="000000" w:themeColor="text1"/>
          <w:sz w:val="20"/>
          <w:szCs w:val="20"/>
          <w:lang w:val="en-US"/>
        </w:rPr>
        <w:drawing>
          <wp:inline distT="0" distB="0" distL="0" distR="0" wp14:anchorId="21088C9A" wp14:editId="2269CA92">
            <wp:extent cx="1946231" cy="1356748"/>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2-10-27 à 10.04.11.png"/>
                    <pic:cNvPicPr/>
                  </pic:nvPicPr>
                  <pic:blipFill>
                    <a:blip r:embed="rId7"/>
                    <a:stretch>
                      <a:fillRect/>
                    </a:stretch>
                  </pic:blipFill>
                  <pic:spPr>
                    <a:xfrm>
                      <a:off x="0" y="0"/>
                      <a:ext cx="1950093" cy="1359440"/>
                    </a:xfrm>
                    <a:prstGeom prst="rect">
                      <a:avLst/>
                    </a:prstGeom>
                  </pic:spPr>
                </pic:pic>
              </a:graphicData>
            </a:graphic>
          </wp:inline>
        </w:drawing>
      </w:r>
      <w:r w:rsidR="005F1B1C">
        <w:rPr>
          <w:noProof/>
          <w:color w:val="000000" w:themeColor="text1"/>
          <w:sz w:val="20"/>
          <w:szCs w:val="20"/>
          <w:lang w:val="en-US"/>
        </w:rPr>
        <w:drawing>
          <wp:inline distT="0" distB="0" distL="0" distR="0" wp14:anchorId="7BFCDDC7" wp14:editId="642BFEC8">
            <wp:extent cx="4037990" cy="2244817"/>
            <wp:effectExtent l="19050" t="19050" r="19685" b="222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2-10-27 à 10.01.32.png"/>
                    <pic:cNvPicPr/>
                  </pic:nvPicPr>
                  <pic:blipFill>
                    <a:blip r:embed="rId8"/>
                    <a:stretch>
                      <a:fillRect/>
                    </a:stretch>
                  </pic:blipFill>
                  <pic:spPr>
                    <a:xfrm>
                      <a:off x="0" y="0"/>
                      <a:ext cx="4101168" cy="2279939"/>
                    </a:xfrm>
                    <a:prstGeom prst="rect">
                      <a:avLst/>
                    </a:prstGeom>
                    <a:ln>
                      <a:solidFill>
                        <a:schemeClr val="tx1"/>
                      </a:solidFill>
                    </a:ln>
                  </pic:spPr>
                </pic:pic>
              </a:graphicData>
            </a:graphic>
          </wp:inline>
        </w:drawing>
      </w:r>
    </w:p>
    <w:p w14:paraId="6B972672" w14:textId="77777777" w:rsidR="007D2094" w:rsidRPr="00865DBD" w:rsidRDefault="007D2094" w:rsidP="00905B51">
      <w:pPr>
        <w:tabs>
          <w:tab w:val="left" w:pos="1152"/>
        </w:tabs>
        <w:jc w:val="both"/>
        <w:rPr>
          <w:color w:val="000000" w:themeColor="text1"/>
          <w:sz w:val="20"/>
          <w:szCs w:val="20"/>
          <w:lang w:val="en-US"/>
        </w:rPr>
      </w:pPr>
    </w:p>
    <w:p w14:paraId="20AAC2A6" w14:textId="77777777" w:rsidR="00614265" w:rsidRDefault="00611794" w:rsidP="00173843">
      <w:pPr>
        <w:tabs>
          <w:tab w:val="left" w:pos="1152"/>
        </w:tabs>
        <w:ind w:left="360" w:hanging="360"/>
        <w:jc w:val="both"/>
        <w:rPr>
          <w:color w:val="000000" w:themeColor="text1"/>
          <w:sz w:val="20"/>
          <w:szCs w:val="20"/>
          <w:lang w:val="en-US"/>
        </w:rPr>
      </w:pPr>
      <w:r w:rsidRPr="00173843">
        <w:rPr>
          <w:b/>
          <w:color w:val="000000" w:themeColor="text1"/>
          <w:lang w:val="en-US"/>
        </w:rPr>
        <w:t>Calibration:</w:t>
      </w:r>
      <w:r w:rsidR="00F84E6B" w:rsidRPr="00173843">
        <w:rPr>
          <w:b/>
          <w:color w:val="000000" w:themeColor="text1"/>
          <w:sz w:val="21"/>
          <w:szCs w:val="20"/>
          <w:lang w:val="en-US"/>
        </w:rPr>
        <w:t xml:space="preserve"> </w:t>
      </w:r>
      <w:r w:rsidR="00F84E6B" w:rsidRPr="00173843">
        <w:rPr>
          <w:color w:val="000000" w:themeColor="text1"/>
          <w:sz w:val="20"/>
          <w:szCs w:val="20"/>
          <w:lang w:val="en-US"/>
        </w:rPr>
        <w:t>Use the Chroma yellow slide</w:t>
      </w:r>
      <w:r w:rsidR="00BD4D89" w:rsidRPr="00173843">
        <w:rPr>
          <w:color w:val="000000" w:themeColor="text1"/>
          <w:sz w:val="20"/>
          <w:szCs w:val="20"/>
          <w:lang w:val="en-US"/>
        </w:rPr>
        <w:t xml:space="preserve"> located in the drawer next to the bench in the spinning area</w:t>
      </w:r>
      <w:r w:rsidR="00614265" w:rsidRPr="00173843">
        <w:rPr>
          <w:color w:val="000000" w:themeColor="text1"/>
          <w:sz w:val="20"/>
          <w:szCs w:val="20"/>
          <w:lang w:val="en-US"/>
        </w:rPr>
        <w:t xml:space="preserve">. </w:t>
      </w:r>
    </w:p>
    <w:p w14:paraId="51FA2F0C" w14:textId="77777777" w:rsidR="00D855D0" w:rsidRDefault="00D855D0" w:rsidP="00173843">
      <w:pPr>
        <w:tabs>
          <w:tab w:val="left" w:pos="1152"/>
        </w:tabs>
        <w:ind w:left="360" w:hanging="360"/>
        <w:jc w:val="both"/>
        <w:rPr>
          <w:color w:val="000000" w:themeColor="text1"/>
          <w:sz w:val="20"/>
          <w:szCs w:val="20"/>
          <w:lang w:val="en-US"/>
        </w:rPr>
      </w:pPr>
    </w:p>
    <w:p w14:paraId="05EBC9E9" w14:textId="77777777" w:rsidR="00D855D0" w:rsidRDefault="007550F4" w:rsidP="00173843">
      <w:pPr>
        <w:tabs>
          <w:tab w:val="left" w:pos="1152"/>
        </w:tabs>
        <w:ind w:left="360" w:hanging="360"/>
        <w:jc w:val="both"/>
        <w:rPr>
          <w:color w:val="000000" w:themeColor="text1"/>
          <w:sz w:val="20"/>
          <w:szCs w:val="20"/>
          <w:lang w:val="en-US"/>
        </w:rPr>
      </w:pPr>
      <w:r>
        <w:rPr>
          <w:noProof/>
          <w:color w:val="000000" w:themeColor="text1"/>
          <w:sz w:val="20"/>
          <w:szCs w:val="20"/>
          <w:lang w:val="en-US"/>
        </w:rPr>
        <w:lastRenderedPageBreak/>
        <w:drawing>
          <wp:inline distT="0" distB="0" distL="0" distR="0" wp14:anchorId="423615BE" wp14:editId="06DA8681">
            <wp:extent cx="4654746" cy="2571750"/>
            <wp:effectExtent l="12700" t="12700" r="1905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2-10-28 à 15.29.30.png"/>
                    <pic:cNvPicPr/>
                  </pic:nvPicPr>
                  <pic:blipFill>
                    <a:blip r:embed="rId9"/>
                    <a:stretch>
                      <a:fillRect/>
                    </a:stretch>
                  </pic:blipFill>
                  <pic:spPr>
                    <a:xfrm>
                      <a:off x="0" y="0"/>
                      <a:ext cx="4705579" cy="2599835"/>
                    </a:xfrm>
                    <a:prstGeom prst="rect">
                      <a:avLst/>
                    </a:prstGeom>
                    <a:ln>
                      <a:solidFill>
                        <a:schemeClr val="tx1"/>
                      </a:solidFill>
                    </a:ln>
                  </pic:spPr>
                </pic:pic>
              </a:graphicData>
            </a:graphic>
          </wp:inline>
        </w:drawing>
      </w:r>
      <w:bookmarkStart w:id="0" w:name="_GoBack"/>
      <w:bookmarkEnd w:id="0"/>
    </w:p>
    <w:p w14:paraId="41ADAE5C" w14:textId="77777777" w:rsidR="00D855D0" w:rsidRPr="00173843" w:rsidRDefault="00D855D0" w:rsidP="00173843">
      <w:pPr>
        <w:tabs>
          <w:tab w:val="left" w:pos="1152"/>
        </w:tabs>
        <w:ind w:left="360" w:hanging="360"/>
        <w:jc w:val="both"/>
        <w:rPr>
          <w:color w:val="000000" w:themeColor="text1"/>
          <w:sz w:val="20"/>
          <w:szCs w:val="20"/>
          <w:lang w:val="en-US"/>
        </w:rPr>
      </w:pPr>
    </w:p>
    <w:p w14:paraId="3F06DA89" w14:textId="77777777" w:rsidR="00611794" w:rsidRPr="009A5CD3" w:rsidRDefault="00614265"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Place the slide on the stage and approximately reach the focal plane. All the slide is fluorescent so it might be difficult the reach a focal plane.</w:t>
      </w:r>
    </w:p>
    <w:p w14:paraId="04FA8ED1" w14:textId="77777777" w:rsidR="00614265" w:rsidRPr="009A5CD3" w:rsidRDefault="00614265"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Go on the calibration tab in the Ilas</w:t>
      </w:r>
      <w:r w:rsidRPr="009A5CD3">
        <w:rPr>
          <w:color w:val="000000" w:themeColor="text1"/>
          <w:sz w:val="20"/>
          <w:szCs w:val="20"/>
          <w:vertAlign w:val="superscript"/>
          <w:lang w:val="en-US"/>
        </w:rPr>
        <w:t>2</w:t>
      </w:r>
      <w:r w:rsidRPr="009A5CD3">
        <w:rPr>
          <w:color w:val="000000" w:themeColor="text1"/>
          <w:sz w:val="20"/>
          <w:szCs w:val="20"/>
          <w:lang w:val="en-US"/>
        </w:rPr>
        <w:t xml:space="preserve"> window and set the bleaching laser at 4%. In the MDA acquisition time should be 200ms.</w:t>
      </w:r>
    </w:p>
    <w:p w14:paraId="1B45A1A0" w14:textId="0B59261D" w:rsidR="00614265" w:rsidRPr="009A5CD3" w:rsidRDefault="00614265"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Activate the bleaching laser</w:t>
      </w:r>
      <w:r w:rsidR="00D90532">
        <w:rPr>
          <w:color w:val="000000" w:themeColor="text1"/>
          <w:sz w:val="20"/>
          <w:szCs w:val="20"/>
          <w:lang w:val="en-US"/>
        </w:rPr>
        <w:t>.</w:t>
      </w:r>
      <w:r w:rsidRPr="009A5CD3">
        <w:rPr>
          <w:color w:val="000000" w:themeColor="text1"/>
          <w:sz w:val="20"/>
          <w:szCs w:val="20"/>
          <w:lang w:val="en-US"/>
        </w:rPr>
        <w:t xml:space="preserve"> </w:t>
      </w:r>
    </w:p>
    <w:p w14:paraId="5956255B" w14:textId="77777777" w:rsidR="00614265" w:rsidRPr="009A5CD3" w:rsidRDefault="00614265"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Adjust the focus to reach the smallest focal point.</w:t>
      </w:r>
    </w:p>
    <w:p w14:paraId="58E3F0AB" w14:textId="74AA63AA" w:rsidR="00614265" w:rsidRPr="009A5CD3" w:rsidRDefault="00614265"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 xml:space="preserve">Move it </w:t>
      </w:r>
      <w:r w:rsidR="00BF4F64" w:rsidRPr="009A5CD3">
        <w:rPr>
          <w:color w:val="000000" w:themeColor="text1"/>
          <w:sz w:val="20"/>
          <w:szCs w:val="20"/>
          <w:lang w:val="en-US"/>
        </w:rPr>
        <w:t xml:space="preserve">(in the interface) </w:t>
      </w:r>
      <w:r w:rsidRPr="009A5CD3">
        <w:rPr>
          <w:color w:val="000000" w:themeColor="text1"/>
          <w:sz w:val="20"/>
          <w:szCs w:val="20"/>
          <w:lang w:val="en-US"/>
        </w:rPr>
        <w:t xml:space="preserve">to the upper left corner of the field of view </w:t>
      </w:r>
      <w:r w:rsidR="00813573" w:rsidRPr="009A5CD3">
        <w:rPr>
          <w:color w:val="000000" w:themeColor="text1"/>
          <w:sz w:val="20"/>
          <w:szCs w:val="20"/>
          <w:lang w:val="en-US"/>
        </w:rPr>
        <w:t xml:space="preserve">(live) </w:t>
      </w:r>
      <w:r w:rsidRPr="009A5CD3">
        <w:rPr>
          <w:color w:val="000000" w:themeColor="text1"/>
          <w:sz w:val="20"/>
          <w:szCs w:val="20"/>
          <w:lang w:val="en-US"/>
        </w:rPr>
        <w:t>and register the position in the Ilas</w:t>
      </w:r>
      <w:r w:rsidRPr="009A5CD3">
        <w:rPr>
          <w:color w:val="000000" w:themeColor="text1"/>
          <w:sz w:val="20"/>
          <w:szCs w:val="20"/>
          <w:vertAlign w:val="superscript"/>
          <w:lang w:val="en-US"/>
        </w:rPr>
        <w:t xml:space="preserve">2 </w:t>
      </w:r>
      <w:r w:rsidRPr="009A5CD3">
        <w:rPr>
          <w:color w:val="000000" w:themeColor="text1"/>
          <w:sz w:val="20"/>
          <w:szCs w:val="20"/>
          <w:lang w:val="en-US"/>
        </w:rPr>
        <w:t>interface</w:t>
      </w:r>
      <w:r w:rsidR="00D90532">
        <w:rPr>
          <w:color w:val="000000" w:themeColor="text1"/>
          <w:sz w:val="20"/>
          <w:szCs w:val="20"/>
          <w:lang w:val="en-US"/>
        </w:rPr>
        <w:t>.</w:t>
      </w:r>
      <w:r w:rsidR="00061990" w:rsidRPr="009A5CD3">
        <w:rPr>
          <w:color w:val="000000" w:themeColor="text1"/>
          <w:sz w:val="20"/>
          <w:szCs w:val="20"/>
          <w:lang w:val="en-US"/>
        </w:rPr>
        <w:t xml:space="preserve"> </w:t>
      </w:r>
      <w:r w:rsidRPr="009A5CD3">
        <w:rPr>
          <w:color w:val="000000" w:themeColor="text1"/>
          <w:sz w:val="20"/>
          <w:szCs w:val="20"/>
          <w:lang w:val="en-US"/>
        </w:rPr>
        <w:t>Repeat for the lower right corner.</w:t>
      </w:r>
    </w:p>
    <w:p w14:paraId="3B94BD71" w14:textId="557FF3C4" w:rsidR="00614265" w:rsidRDefault="00614265"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 xml:space="preserve">Launch the calibration. At the end “Calibration OK </w:t>
      </w:r>
      <w:r w:rsidR="003B1052" w:rsidRPr="009A5CD3">
        <w:rPr>
          <w:color w:val="000000" w:themeColor="text1"/>
          <w:sz w:val="20"/>
          <w:szCs w:val="20"/>
          <w:lang w:val="en-US"/>
        </w:rPr>
        <w:t>“should</w:t>
      </w:r>
      <w:r w:rsidRPr="009A5CD3">
        <w:rPr>
          <w:color w:val="000000" w:themeColor="text1"/>
          <w:sz w:val="20"/>
          <w:szCs w:val="20"/>
          <w:lang w:val="en-US"/>
        </w:rPr>
        <w:t xml:space="preserve"> appear in the Ilas</w:t>
      </w:r>
      <w:r w:rsidRPr="009A5CD3">
        <w:rPr>
          <w:color w:val="000000" w:themeColor="text1"/>
          <w:sz w:val="20"/>
          <w:szCs w:val="20"/>
          <w:vertAlign w:val="superscript"/>
          <w:lang w:val="en-US"/>
        </w:rPr>
        <w:t xml:space="preserve">2 </w:t>
      </w:r>
      <w:r w:rsidRPr="009A5CD3">
        <w:rPr>
          <w:color w:val="000000" w:themeColor="text1"/>
          <w:sz w:val="20"/>
          <w:szCs w:val="20"/>
          <w:lang w:val="en-US"/>
        </w:rPr>
        <w:t>interface</w:t>
      </w:r>
      <w:r w:rsidR="00061990" w:rsidRPr="009A5CD3">
        <w:rPr>
          <w:color w:val="000000" w:themeColor="text1"/>
          <w:sz w:val="20"/>
          <w:szCs w:val="20"/>
          <w:lang w:val="en-US"/>
        </w:rPr>
        <w:t>.</w:t>
      </w:r>
      <w:r w:rsidRPr="009A5CD3">
        <w:rPr>
          <w:color w:val="000000" w:themeColor="text1"/>
          <w:sz w:val="20"/>
          <w:szCs w:val="20"/>
          <w:lang w:val="en-US"/>
        </w:rPr>
        <w:t xml:space="preserve"> If failure and “multi-point</w:t>
      </w:r>
      <w:r w:rsidR="00B17F11" w:rsidRPr="009A5CD3">
        <w:rPr>
          <w:color w:val="000000" w:themeColor="text1"/>
          <w:sz w:val="20"/>
          <w:szCs w:val="20"/>
          <w:lang w:val="en-US"/>
        </w:rPr>
        <w:t>s</w:t>
      </w:r>
      <w:r w:rsidRPr="009A5CD3">
        <w:rPr>
          <w:color w:val="000000" w:themeColor="text1"/>
          <w:sz w:val="20"/>
          <w:szCs w:val="20"/>
          <w:lang w:val="en-US"/>
        </w:rPr>
        <w:t xml:space="preserve"> were detected” either the laser power/acquisition time were too high or the focal plane was not adjusted properly.</w:t>
      </w:r>
    </w:p>
    <w:p w14:paraId="5434726A" w14:textId="77777777" w:rsidR="005A7D11" w:rsidRDefault="005A7D11" w:rsidP="005A7D11">
      <w:pPr>
        <w:tabs>
          <w:tab w:val="left" w:pos="567"/>
        </w:tabs>
        <w:jc w:val="both"/>
        <w:rPr>
          <w:color w:val="000000" w:themeColor="text1"/>
          <w:sz w:val="20"/>
          <w:szCs w:val="20"/>
          <w:lang w:val="en-US"/>
        </w:rPr>
      </w:pPr>
      <w:r>
        <w:rPr>
          <w:noProof/>
          <w:color w:val="000000" w:themeColor="text1"/>
          <w:sz w:val="20"/>
          <w:szCs w:val="20"/>
          <w:lang w:val="en-US"/>
        </w:rPr>
        <w:lastRenderedPageBreak/>
        <w:drawing>
          <wp:inline distT="0" distB="0" distL="0" distR="0" wp14:anchorId="31E3C4FB" wp14:editId="5C910BAF">
            <wp:extent cx="3784132" cy="3290207"/>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0"/>
                    <a:stretch>
                      <a:fillRect/>
                    </a:stretch>
                  </pic:blipFill>
                  <pic:spPr>
                    <a:xfrm>
                      <a:off x="0" y="0"/>
                      <a:ext cx="3816124" cy="3318023"/>
                    </a:xfrm>
                    <a:prstGeom prst="rect">
                      <a:avLst/>
                    </a:prstGeom>
                  </pic:spPr>
                </pic:pic>
              </a:graphicData>
            </a:graphic>
          </wp:inline>
        </w:drawing>
      </w:r>
    </w:p>
    <w:p w14:paraId="7B162897" w14:textId="77777777" w:rsidR="005A7D11" w:rsidRPr="005A7D11" w:rsidRDefault="005A7D11" w:rsidP="005A7D11">
      <w:pPr>
        <w:tabs>
          <w:tab w:val="left" w:pos="567"/>
        </w:tabs>
        <w:jc w:val="both"/>
        <w:rPr>
          <w:color w:val="000000" w:themeColor="text1"/>
          <w:sz w:val="20"/>
          <w:szCs w:val="20"/>
          <w:lang w:val="en-US"/>
        </w:rPr>
      </w:pPr>
    </w:p>
    <w:p w14:paraId="1C203220" w14:textId="28B77BD9" w:rsidR="007D2094" w:rsidRDefault="007D2094"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Go on the calibration tab in the Ilas</w:t>
      </w:r>
      <w:r w:rsidRPr="009A5CD3">
        <w:rPr>
          <w:color w:val="000000" w:themeColor="text1"/>
          <w:sz w:val="20"/>
          <w:szCs w:val="20"/>
          <w:vertAlign w:val="superscript"/>
          <w:lang w:val="en-US"/>
        </w:rPr>
        <w:t xml:space="preserve">2 </w:t>
      </w:r>
      <w:r w:rsidRPr="009A5CD3">
        <w:rPr>
          <w:color w:val="000000" w:themeColor="text1"/>
          <w:sz w:val="20"/>
          <w:szCs w:val="20"/>
          <w:lang w:val="en-US"/>
        </w:rPr>
        <w:t xml:space="preserve">and test the “on fly” mode. Launch live in the </w:t>
      </w:r>
      <w:proofErr w:type="spellStart"/>
      <w:r w:rsidRPr="009A5CD3">
        <w:rPr>
          <w:color w:val="000000" w:themeColor="text1"/>
          <w:sz w:val="20"/>
          <w:szCs w:val="20"/>
          <w:lang w:val="en-US"/>
        </w:rPr>
        <w:t>Metamorph</w:t>
      </w:r>
      <w:proofErr w:type="spellEnd"/>
      <w:r w:rsidRPr="009A5CD3">
        <w:rPr>
          <w:color w:val="000000" w:themeColor="text1"/>
          <w:sz w:val="20"/>
          <w:szCs w:val="20"/>
          <w:lang w:val="en-US"/>
        </w:rPr>
        <w:t xml:space="preserve"> MDA and target the bleaching laser by clicking on the live image. If correctly calibrated it should target the ROI</w:t>
      </w:r>
      <w:r w:rsidR="00D90532">
        <w:rPr>
          <w:color w:val="000000" w:themeColor="text1"/>
          <w:sz w:val="20"/>
          <w:szCs w:val="20"/>
          <w:lang w:val="en-US"/>
        </w:rPr>
        <w:t xml:space="preserve"> </w:t>
      </w:r>
      <w:r w:rsidR="005A7D11">
        <w:rPr>
          <w:color w:val="000000" w:themeColor="text1"/>
          <w:sz w:val="20"/>
          <w:szCs w:val="20"/>
          <w:lang w:val="en-US"/>
        </w:rPr>
        <w:t>(light flash)</w:t>
      </w:r>
      <w:r w:rsidRPr="009A5CD3">
        <w:rPr>
          <w:color w:val="000000" w:themeColor="text1"/>
          <w:sz w:val="20"/>
          <w:szCs w:val="20"/>
          <w:lang w:val="en-US"/>
        </w:rPr>
        <w:t>.</w:t>
      </w:r>
    </w:p>
    <w:p w14:paraId="1A2FC67A" w14:textId="77777777" w:rsidR="00C91CEF" w:rsidRPr="009A5CD3" w:rsidRDefault="00C91CEF" w:rsidP="00C91CEF">
      <w:pPr>
        <w:pStyle w:val="Paragraphedeliste"/>
        <w:tabs>
          <w:tab w:val="left" w:pos="567"/>
        </w:tabs>
        <w:ind w:left="1334"/>
        <w:jc w:val="both"/>
        <w:rPr>
          <w:color w:val="000000" w:themeColor="text1"/>
          <w:sz w:val="20"/>
          <w:szCs w:val="20"/>
          <w:lang w:val="en-US"/>
        </w:rPr>
      </w:pPr>
    </w:p>
    <w:p w14:paraId="35DDE96C" w14:textId="77777777" w:rsidR="007D2094" w:rsidRPr="007D2094" w:rsidRDefault="007D2094" w:rsidP="00614265">
      <w:pPr>
        <w:tabs>
          <w:tab w:val="left" w:pos="567"/>
        </w:tabs>
        <w:jc w:val="both"/>
        <w:rPr>
          <w:color w:val="000000" w:themeColor="text1"/>
          <w:sz w:val="20"/>
          <w:szCs w:val="20"/>
          <w:lang w:val="en-US"/>
        </w:rPr>
      </w:pPr>
    </w:p>
    <w:p w14:paraId="1D50A96E" w14:textId="77777777" w:rsidR="009A5CD3" w:rsidRPr="00173843" w:rsidRDefault="00611794" w:rsidP="00173843">
      <w:pPr>
        <w:pStyle w:val="Paragraphedeliste"/>
        <w:tabs>
          <w:tab w:val="left" w:pos="1152"/>
        </w:tabs>
        <w:ind w:hanging="720"/>
        <w:jc w:val="both"/>
        <w:rPr>
          <w:color w:val="000000" w:themeColor="text1"/>
          <w:lang w:val="en-US"/>
        </w:rPr>
      </w:pPr>
      <w:r w:rsidRPr="00173843">
        <w:rPr>
          <w:b/>
          <w:color w:val="000000" w:themeColor="text1"/>
          <w:lang w:val="en-US"/>
        </w:rPr>
        <w:t>Acquisition:</w:t>
      </w:r>
      <w:r w:rsidRPr="00173843">
        <w:rPr>
          <w:color w:val="000000" w:themeColor="text1"/>
          <w:lang w:val="en-US"/>
        </w:rPr>
        <w:t xml:space="preserve"> </w:t>
      </w:r>
    </w:p>
    <w:p w14:paraId="3A80A898" w14:textId="77777777" w:rsidR="00611794" w:rsidRPr="009A5CD3" w:rsidRDefault="009A5CD3" w:rsidP="009A5CD3">
      <w:pPr>
        <w:pStyle w:val="Paragraphedeliste"/>
        <w:numPr>
          <w:ilvl w:val="0"/>
          <w:numId w:val="6"/>
        </w:numPr>
        <w:tabs>
          <w:tab w:val="left" w:pos="1152"/>
        </w:tabs>
        <w:jc w:val="both"/>
        <w:rPr>
          <w:color w:val="000000" w:themeColor="text1"/>
          <w:sz w:val="20"/>
          <w:szCs w:val="20"/>
          <w:lang w:val="en-US"/>
        </w:rPr>
      </w:pPr>
      <w:r>
        <w:rPr>
          <w:color w:val="000000" w:themeColor="text1"/>
          <w:sz w:val="20"/>
          <w:szCs w:val="20"/>
          <w:lang w:val="en-US"/>
        </w:rPr>
        <w:t xml:space="preserve">    </w:t>
      </w:r>
      <w:r w:rsidR="00611794" w:rsidRPr="009A5CD3">
        <w:rPr>
          <w:color w:val="000000" w:themeColor="text1"/>
          <w:sz w:val="20"/>
          <w:szCs w:val="20"/>
          <w:lang w:val="en-US"/>
        </w:rPr>
        <w:t>Set up acquisition time and laser power like in regular confocal mode</w:t>
      </w:r>
      <w:r w:rsidR="004166D6">
        <w:rPr>
          <w:color w:val="000000" w:themeColor="text1"/>
          <w:sz w:val="20"/>
          <w:szCs w:val="20"/>
          <w:lang w:val="en-US"/>
        </w:rPr>
        <w:t xml:space="preserve"> with Time-lapse and journal clicked on</w:t>
      </w:r>
      <w:r w:rsidR="00BD4D89" w:rsidRPr="009A5CD3">
        <w:rPr>
          <w:color w:val="000000" w:themeColor="text1"/>
          <w:sz w:val="20"/>
          <w:szCs w:val="20"/>
          <w:lang w:val="en-US"/>
        </w:rPr>
        <w:t>.</w:t>
      </w:r>
    </w:p>
    <w:p w14:paraId="74D09B91" w14:textId="4B59C040" w:rsidR="00D54836" w:rsidRPr="009A5CD3" w:rsidRDefault="00813573"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Go to the Ilas</w:t>
      </w:r>
      <w:r w:rsidRPr="009A5CD3">
        <w:rPr>
          <w:color w:val="000000" w:themeColor="text1"/>
          <w:sz w:val="20"/>
          <w:szCs w:val="20"/>
          <w:vertAlign w:val="superscript"/>
          <w:lang w:val="en-US"/>
        </w:rPr>
        <w:t>2</w:t>
      </w:r>
      <w:r w:rsidRPr="009A5CD3">
        <w:rPr>
          <w:color w:val="000000" w:themeColor="text1"/>
          <w:sz w:val="20"/>
          <w:szCs w:val="20"/>
          <w:lang w:val="en-US"/>
        </w:rPr>
        <w:t xml:space="preserve"> interface FRAP tab where you can “design” the FRAP with 3 main steps (Pre</w:t>
      </w:r>
      <w:r w:rsidR="0093547E">
        <w:rPr>
          <w:color w:val="000000" w:themeColor="text1"/>
          <w:sz w:val="20"/>
          <w:szCs w:val="20"/>
          <w:lang w:val="en-US"/>
        </w:rPr>
        <w:t>-</w:t>
      </w:r>
      <w:r w:rsidRPr="009A5CD3">
        <w:rPr>
          <w:color w:val="000000" w:themeColor="text1"/>
          <w:sz w:val="20"/>
          <w:szCs w:val="20"/>
          <w:lang w:val="en-US"/>
        </w:rPr>
        <w:t>Bleach, Bleach, Recovery).</w:t>
      </w:r>
    </w:p>
    <w:p w14:paraId="01ED0D67" w14:textId="221F9CF2" w:rsidR="00D54836" w:rsidRDefault="00D90532" w:rsidP="00BD4D89">
      <w:pPr>
        <w:tabs>
          <w:tab w:val="left" w:pos="567"/>
        </w:tabs>
        <w:jc w:val="both"/>
        <w:rPr>
          <w:color w:val="000000" w:themeColor="text1"/>
          <w:sz w:val="20"/>
          <w:szCs w:val="20"/>
          <w:lang w:val="en-US"/>
        </w:rPr>
      </w:pPr>
      <w:r>
        <w:rPr>
          <w:noProof/>
          <w:color w:val="000000" w:themeColor="text1"/>
          <w:sz w:val="20"/>
          <w:szCs w:val="20"/>
          <w:lang w:val="en-US"/>
        </w:rPr>
        <w:drawing>
          <wp:anchor distT="0" distB="0" distL="114300" distR="114300" simplePos="0" relativeHeight="251658240" behindDoc="0" locked="0" layoutInCell="1" allowOverlap="1" wp14:anchorId="09E9331B" wp14:editId="611F2026">
            <wp:simplePos x="0" y="0"/>
            <wp:positionH relativeFrom="column">
              <wp:posOffset>-1905</wp:posOffset>
            </wp:positionH>
            <wp:positionV relativeFrom="paragraph">
              <wp:posOffset>2540</wp:posOffset>
            </wp:positionV>
            <wp:extent cx="3097530" cy="2146935"/>
            <wp:effectExtent l="0" t="0" r="127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2-10-27 à 15.08.41.png"/>
                    <pic:cNvPicPr/>
                  </pic:nvPicPr>
                  <pic:blipFill>
                    <a:blip r:embed="rId11"/>
                    <a:stretch>
                      <a:fillRect/>
                    </a:stretch>
                  </pic:blipFill>
                  <pic:spPr>
                    <a:xfrm>
                      <a:off x="0" y="0"/>
                      <a:ext cx="3097530" cy="2146935"/>
                    </a:xfrm>
                    <a:prstGeom prst="rect">
                      <a:avLst/>
                    </a:prstGeom>
                  </pic:spPr>
                </pic:pic>
              </a:graphicData>
            </a:graphic>
            <wp14:sizeRelH relativeFrom="margin">
              <wp14:pctWidth>0</wp14:pctWidth>
            </wp14:sizeRelH>
            <wp14:sizeRelV relativeFrom="margin">
              <wp14:pctHeight>0</wp14:pctHeight>
            </wp14:sizeRelV>
          </wp:anchor>
        </w:drawing>
      </w:r>
    </w:p>
    <w:p w14:paraId="7E27E87A" w14:textId="77777777" w:rsidR="00D54836" w:rsidRDefault="00D54836" w:rsidP="00BD4D89">
      <w:pPr>
        <w:tabs>
          <w:tab w:val="left" w:pos="567"/>
        </w:tabs>
        <w:jc w:val="both"/>
        <w:rPr>
          <w:color w:val="000000" w:themeColor="text1"/>
          <w:sz w:val="20"/>
          <w:szCs w:val="20"/>
          <w:lang w:val="en-US"/>
        </w:rPr>
      </w:pPr>
    </w:p>
    <w:p w14:paraId="5C0E9C23" w14:textId="6E4E427E" w:rsidR="00D54836" w:rsidRDefault="00D54836" w:rsidP="00D54836">
      <w:pPr>
        <w:tabs>
          <w:tab w:val="left" w:pos="567"/>
        </w:tabs>
        <w:jc w:val="both"/>
        <w:rPr>
          <w:color w:val="000000" w:themeColor="text1"/>
          <w:sz w:val="20"/>
          <w:szCs w:val="20"/>
          <w:lang w:val="en-US"/>
        </w:rPr>
      </w:pPr>
      <w:r w:rsidRPr="00D54836">
        <w:rPr>
          <w:color w:val="000000" w:themeColor="text1"/>
          <w:sz w:val="20"/>
          <w:szCs w:val="20"/>
          <w:u w:val="single"/>
          <w:lang w:val="en-US"/>
        </w:rPr>
        <w:t>Pre</w:t>
      </w:r>
      <w:r w:rsidR="0093547E">
        <w:rPr>
          <w:color w:val="000000" w:themeColor="text1"/>
          <w:sz w:val="20"/>
          <w:szCs w:val="20"/>
          <w:u w:val="single"/>
          <w:lang w:val="en-US"/>
        </w:rPr>
        <w:t>-</w:t>
      </w:r>
      <w:r w:rsidRPr="00D54836">
        <w:rPr>
          <w:color w:val="000000" w:themeColor="text1"/>
          <w:sz w:val="20"/>
          <w:szCs w:val="20"/>
          <w:u w:val="single"/>
          <w:lang w:val="en-US"/>
        </w:rPr>
        <w:t>bleach:</w:t>
      </w:r>
      <w:r>
        <w:rPr>
          <w:color w:val="000000" w:themeColor="text1"/>
          <w:sz w:val="20"/>
          <w:szCs w:val="20"/>
          <w:lang w:val="en-US"/>
        </w:rPr>
        <w:t xml:space="preserve"> to estimate Initial intensities on your ROIs, couple of frames.</w:t>
      </w:r>
    </w:p>
    <w:p w14:paraId="3788D963" w14:textId="77777777" w:rsidR="00D54836" w:rsidRDefault="00D54836" w:rsidP="00D54836">
      <w:pPr>
        <w:tabs>
          <w:tab w:val="left" w:pos="567"/>
        </w:tabs>
        <w:jc w:val="both"/>
        <w:rPr>
          <w:color w:val="000000" w:themeColor="text1"/>
          <w:sz w:val="20"/>
          <w:szCs w:val="20"/>
          <w:lang w:val="en-US"/>
        </w:rPr>
      </w:pPr>
      <w:r w:rsidRPr="00D54836">
        <w:rPr>
          <w:color w:val="000000" w:themeColor="text1"/>
          <w:sz w:val="20"/>
          <w:szCs w:val="20"/>
          <w:u w:val="single"/>
          <w:lang w:val="en-US"/>
        </w:rPr>
        <w:t>Bleach:</w:t>
      </w:r>
      <w:r>
        <w:rPr>
          <w:color w:val="000000" w:themeColor="text1"/>
          <w:sz w:val="20"/>
          <w:szCs w:val="20"/>
          <w:lang w:val="en-US"/>
        </w:rPr>
        <w:t xml:space="preserve"> Setup in the Targeted laser tab</w:t>
      </w:r>
    </w:p>
    <w:p w14:paraId="1808694F" w14:textId="3ED78D23" w:rsidR="00D54836" w:rsidRDefault="00D54836" w:rsidP="00D54836">
      <w:pPr>
        <w:tabs>
          <w:tab w:val="left" w:pos="567"/>
        </w:tabs>
        <w:jc w:val="both"/>
        <w:rPr>
          <w:color w:val="000000" w:themeColor="text1"/>
          <w:sz w:val="20"/>
          <w:szCs w:val="20"/>
          <w:lang w:val="en-US"/>
        </w:rPr>
      </w:pPr>
      <w:r w:rsidRPr="00D54836">
        <w:rPr>
          <w:color w:val="000000" w:themeColor="text1"/>
          <w:sz w:val="20"/>
          <w:szCs w:val="20"/>
          <w:u w:val="single"/>
          <w:lang w:val="en-US"/>
        </w:rPr>
        <w:t>Post</w:t>
      </w:r>
      <w:r w:rsidR="0093547E">
        <w:rPr>
          <w:color w:val="000000" w:themeColor="text1"/>
          <w:sz w:val="20"/>
          <w:szCs w:val="20"/>
          <w:u w:val="single"/>
          <w:lang w:val="en-US"/>
        </w:rPr>
        <w:t>-</w:t>
      </w:r>
      <w:r w:rsidRPr="00D54836">
        <w:rPr>
          <w:color w:val="000000" w:themeColor="text1"/>
          <w:sz w:val="20"/>
          <w:szCs w:val="20"/>
          <w:u w:val="single"/>
          <w:lang w:val="en-US"/>
        </w:rPr>
        <w:t>Bleach:</w:t>
      </w:r>
      <w:r>
        <w:rPr>
          <w:color w:val="000000" w:themeColor="text1"/>
          <w:sz w:val="20"/>
          <w:szCs w:val="20"/>
          <w:lang w:val="en-US"/>
        </w:rPr>
        <w:t xml:space="preserve"> to record fluorescence recovery, dependent on your sample. Tests have to be made to optimize this part. Intensities in your bleached areas must reach a plateau for accurate quantification, on the other hand photobleaching in the ctrl ROIS must be minimal. Can be made in several sequence</w:t>
      </w:r>
      <w:r w:rsidR="0084792D">
        <w:rPr>
          <w:color w:val="000000" w:themeColor="text1"/>
          <w:sz w:val="20"/>
          <w:szCs w:val="20"/>
          <w:lang w:val="en-US"/>
        </w:rPr>
        <w:t>s</w:t>
      </w:r>
      <w:r>
        <w:rPr>
          <w:color w:val="000000" w:themeColor="text1"/>
          <w:sz w:val="20"/>
          <w:szCs w:val="20"/>
          <w:lang w:val="en-US"/>
        </w:rPr>
        <w:t xml:space="preserve">: fast acquisitions during the first steps of the recovery, high </w:t>
      </w:r>
      <w:r w:rsidR="00C91CEF">
        <w:rPr>
          <w:color w:val="000000" w:themeColor="text1"/>
          <w:sz w:val="20"/>
          <w:szCs w:val="20"/>
          <w:lang w:val="en-US"/>
        </w:rPr>
        <w:t>f</w:t>
      </w:r>
      <w:r>
        <w:rPr>
          <w:color w:val="000000" w:themeColor="text1"/>
          <w:sz w:val="20"/>
          <w:szCs w:val="20"/>
          <w:lang w:val="en-US"/>
        </w:rPr>
        <w:t>rame interval later to reach the plateau.</w:t>
      </w:r>
    </w:p>
    <w:p w14:paraId="15BCB3F9" w14:textId="77777777" w:rsidR="00D54836" w:rsidRDefault="00D54836" w:rsidP="00BD4D89">
      <w:pPr>
        <w:tabs>
          <w:tab w:val="left" w:pos="567"/>
        </w:tabs>
        <w:jc w:val="both"/>
        <w:rPr>
          <w:color w:val="000000" w:themeColor="text1"/>
          <w:sz w:val="20"/>
          <w:szCs w:val="20"/>
          <w:lang w:val="en-US"/>
        </w:rPr>
      </w:pPr>
      <w:r>
        <w:rPr>
          <w:color w:val="000000" w:themeColor="text1"/>
          <w:sz w:val="20"/>
          <w:szCs w:val="20"/>
          <w:lang w:val="en-US"/>
        </w:rPr>
        <w:br w:type="textWrapping" w:clear="all"/>
      </w:r>
    </w:p>
    <w:p w14:paraId="03511ABF" w14:textId="77777777" w:rsidR="00D54836" w:rsidRPr="009A5CD3" w:rsidRDefault="00D54836"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lastRenderedPageBreak/>
        <w:t>Setup Pre and Post sequence phases.</w:t>
      </w:r>
      <w:r w:rsidRPr="009A5CD3">
        <w:rPr>
          <w:color w:val="000000" w:themeColor="text1"/>
          <w:sz w:val="20"/>
          <w:szCs w:val="20"/>
          <w:lang w:val="en-US"/>
        </w:rPr>
        <w:tab/>
      </w:r>
    </w:p>
    <w:p w14:paraId="597BC935" w14:textId="77777777" w:rsidR="00BD4D89" w:rsidRPr="009A5CD3" w:rsidRDefault="00BD4D89"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Place your sample on the stage and</w:t>
      </w:r>
      <w:r w:rsidR="00D54836" w:rsidRPr="009A5CD3">
        <w:rPr>
          <w:color w:val="000000" w:themeColor="text1"/>
          <w:sz w:val="20"/>
          <w:szCs w:val="20"/>
          <w:lang w:val="en-US"/>
        </w:rPr>
        <w:t xml:space="preserve"> g</w:t>
      </w:r>
      <w:r w:rsidRPr="009A5CD3">
        <w:rPr>
          <w:color w:val="000000" w:themeColor="text1"/>
          <w:sz w:val="20"/>
          <w:szCs w:val="20"/>
          <w:lang w:val="en-US"/>
        </w:rPr>
        <w:t>o to the</w:t>
      </w:r>
      <w:r w:rsidR="00813573" w:rsidRPr="009A5CD3">
        <w:rPr>
          <w:color w:val="000000" w:themeColor="text1"/>
          <w:sz w:val="20"/>
          <w:szCs w:val="20"/>
          <w:lang w:val="en-US"/>
        </w:rPr>
        <w:t xml:space="preserve"> Ilas</w:t>
      </w:r>
      <w:r w:rsidR="00813573" w:rsidRPr="009A5CD3">
        <w:rPr>
          <w:color w:val="000000" w:themeColor="text1"/>
          <w:sz w:val="20"/>
          <w:szCs w:val="20"/>
          <w:vertAlign w:val="superscript"/>
          <w:lang w:val="en-US"/>
        </w:rPr>
        <w:t>2</w:t>
      </w:r>
      <w:r w:rsidR="00813573" w:rsidRPr="009A5CD3">
        <w:rPr>
          <w:color w:val="000000" w:themeColor="text1"/>
          <w:sz w:val="20"/>
          <w:szCs w:val="20"/>
          <w:lang w:val="en-US"/>
        </w:rPr>
        <w:t xml:space="preserve"> interface </w:t>
      </w:r>
      <w:r w:rsidR="00D54836" w:rsidRPr="009A5CD3">
        <w:rPr>
          <w:color w:val="000000" w:themeColor="text1"/>
          <w:sz w:val="20"/>
          <w:szCs w:val="20"/>
          <w:lang w:val="en-US"/>
        </w:rPr>
        <w:t>Targeted laser</w:t>
      </w:r>
      <w:r w:rsidR="00813573" w:rsidRPr="009A5CD3">
        <w:rPr>
          <w:color w:val="000000" w:themeColor="text1"/>
          <w:sz w:val="20"/>
          <w:szCs w:val="20"/>
          <w:lang w:val="en-US"/>
        </w:rPr>
        <w:t xml:space="preserve"> tab</w:t>
      </w:r>
      <w:r w:rsidR="00D54836" w:rsidRPr="009A5CD3">
        <w:rPr>
          <w:color w:val="000000" w:themeColor="text1"/>
          <w:sz w:val="20"/>
          <w:szCs w:val="20"/>
          <w:lang w:val="en-US"/>
        </w:rPr>
        <w:t>.</w:t>
      </w:r>
    </w:p>
    <w:p w14:paraId="7CE2DC74" w14:textId="427CF60A" w:rsidR="009A5CD3" w:rsidRDefault="00527032" w:rsidP="00BD4D89">
      <w:pPr>
        <w:tabs>
          <w:tab w:val="left" w:pos="567"/>
        </w:tabs>
        <w:jc w:val="both"/>
        <w:rPr>
          <w:color w:val="000000" w:themeColor="text1"/>
          <w:sz w:val="20"/>
          <w:szCs w:val="20"/>
          <w:lang w:val="en-US"/>
        </w:rPr>
      </w:pPr>
      <w:ins w:id="1" w:author="Vincent B" w:date="2022-11-09T08:50:00Z">
        <w:r>
          <w:rPr>
            <w:noProof/>
            <w:color w:val="000000" w:themeColor="text1"/>
            <w:sz w:val="20"/>
            <w:szCs w:val="20"/>
            <w:lang w:val="en-US"/>
          </w:rPr>
          <mc:AlternateContent>
            <mc:Choice Requires="wps">
              <w:drawing>
                <wp:anchor distT="0" distB="0" distL="114300" distR="114300" simplePos="0" relativeHeight="251660288" behindDoc="0" locked="0" layoutInCell="1" allowOverlap="1" wp14:anchorId="4EF7BE37" wp14:editId="44682AB2">
                  <wp:simplePos x="0" y="0"/>
                  <wp:positionH relativeFrom="column">
                    <wp:posOffset>4730115</wp:posOffset>
                  </wp:positionH>
                  <wp:positionV relativeFrom="paragraph">
                    <wp:posOffset>1109980</wp:posOffset>
                  </wp:positionV>
                  <wp:extent cx="914400" cy="365760"/>
                  <wp:effectExtent l="0" t="0" r="0" b="2540"/>
                  <wp:wrapNone/>
                  <wp:docPr id="9" name="Zone de texte 9"/>
                  <wp:cNvGraphicFramePr/>
                  <a:graphic xmlns:a="http://schemas.openxmlformats.org/drawingml/2006/main">
                    <a:graphicData uri="http://schemas.microsoft.com/office/word/2010/wordprocessingShape">
                      <wps:wsp>
                        <wps:cNvSpPr txBox="1"/>
                        <wps:spPr>
                          <a:xfrm>
                            <a:off x="0" y="0"/>
                            <a:ext cx="914400" cy="365760"/>
                          </a:xfrm>
                          <a:prstGeom prst="rect">
                            <a:avLst/>
                          </a:prstGeom>
                          <a:solidFill>
                            <a:schemeClr val="lt1"/>
                          </a:solidFill>
                          <a:ln w="6350">
                            <a:noFill/>
                          </a:ln>
                        </wps:spPr>
                        <wps:txbx>
                          <w:txbxContent>
                            <w:p w14:paraId="1B8E7EB2" w14:textId="183A021C" w:rsidR="00527032" w:rsidRPr="00527032" w:rsidRDefault="00527032">
                              <w:pPr>
                                <w:rPr>
                                  <w:sz w:val="22"/>
                                </w:rPr>
                              </w:pPr>
                              <w:r w:rsidRPr="00527032">
                                <w:rPr>
                                  <w:sz w:val="22"/>
                                </w:rPr>
                                <w:t>Save</w:t>
                              </w:r>
                              <w:r w:rsidR="00E47076">
                                <w:rPr>
                                  <w:sz w:val="22"/>
                                </w:rPr>
                                <w:t xml:space="preserve"> FRAP</w:t>
                              </w:r>
                              <w:r w:rsidRPr="00527032">
                                <w:rPr>
                                  <w:sz w:val="22"/>
                                </w:rPr>
                                <w:t xml:space="preserve"> </w:t>
                              </w:r>
                              <w:r w:rsidRPr="00527032">
                                <w:rPr>
                                  <w:color w:val="000000" w:themeColor="text1"/>
                                  <w:sz w:val="18"/>
                                  <w:szCs w:val="20"/>
                                  <w:lang w:val="en-US"/>
                                </w:rPr>
                                <w:t>Ilas</w:t>
                              </w:r>
                              <w:r w:rsidRPr="00527032">
                                <w:rPr>
                                  <w:color w:val="000000" w:themeColor="text1"/>
                                  <w:sz w:val="18"/>
                                  <w:szCs w:val="20"/>
                                  <w:vertAlign w:val="superscript"/>
                                  <w:lang w:val="en-US"/>
                                </w:rPr>
                                <w:t>2</w:t>
                              </w:r>
                              <w:r w:rsidRPr="00527032">
                                <w:rPr>
                                  <w:color w:val="000000" w:themeColor="text1"/>
                                  <w:sz w:val="18"/>
                                  <w:szCs w:val="20"/>
                                  <w:lang w:val="en-US"/>
                                </w:rPr>
                                <w:t xml:space="preserve"> </w:t>
                              </w:r>
                              <w:r w:rsidRPr="00527032">
                                <w:rPr>
                                  <w:color w:val="000000" w:themeColor="text1"/>
                                  <w:sz w:val="22"/>
                                  <w:lang w:val="en-US"/>
                                </w:rPr>
                                <w:t>parameters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F7BE37" id="_x0000_t202" coordsize="21600,21600" o:spt="202" path="m,l,21600r21600,l21600,xe">
                  <v:stroke joinstyle="miter"/>
                  <v:path gradientshapeok="t" o:connecttype="rect"/>
                </v:shapetype>
                <v:shape id="Zone de texte 9" o:spid="_x0000_s1026" type="#_x0000_t202" style="position:absolute;left:0;text-align:left;margin-left:372.45pt;margin-top:87.4pt;width:1in;height:28.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" fillcolor="white [3201]" stroked="f" strokeweight=".5pt">
                  <v:textbox>
                    <w:txbxContent>
                      <w:p w14:paraId="1B8E7EB2" w14:textId="183A021C" w:rsidR="00527032" w:rsidRPr="00527032" w:rsidRDefault="00527032">
                        <w:pPr>
                          <w:rPr>
                            <w:sz w:val="22"/>
                          </w:rPr>
                        </w:pPr>
                        <w:r w:rsidRPr="00527032">
                          <w:rPr>
                            <w:sz w:val="22"/>
                          </w:rPr>
                          <w:t>Save</w:t>
                        </w:r>
                        <w:r w:rsidR="00E47076">
                          <w:rPr>
                            <w:sz w:val="22"/>
                          </w:rPr>
                          <w:t xml:space="preserve"> FRAP</w:t>
                        </w:r>
                        <w:r w:rsidRPr="00527032">
                          <w:rPr>
                            <w:sz w:val="22"/>
                          </w:rPr>
                          <w:t xml:space="preserve"> </w:t>
                        </w:r>
                        <w:r w:rsidRPr="00527032">
                          <w:rPr>
                            <w:color w:val="000000" w:themeColor="text1"/>
                            <w:sz w:val="18"/>
                            <w:szCs w:val="20"/>
                            <w:lang w:val="en-US"/>
                          </w:rPr>
                          <w:t>Ilas</w:t>
                        </w:r>
                        <w:r w:rsidRPr="00527032">
                          <w:rPr>
                            <w:color w:val="000000" w:themeColor="text1"/>
                            <w:sz w:val="18"/>
                            <w:szCs w:val="20"/>
                            <w:vertAlign w:val="superscript"/>
                            <w:lang w:val="en-US"/>
                          </w:rPr>
                          <w:t>2</w:t>
                        </w:r>
                        <w:r w:rsidRPr="00527032">
                          <w:rPr>
                            <w:color w:val="000000" w:themeColor="text1"/>
                            <w:sz w:val="18"/>
                            <w:szCs w:val="20"/>
                            <w:lang w:val="en-US"/>
                          </w:rPr>
                          <w:t xml:space="preserve"> </w:t>
                        </w:r>
                        <w:r w:rsidRPr="00527032">
                          <w:rPr>
                            <w:color w:val="000000" w:themeColor="text1"/>
                            <w:sz w:val="22"/>
                            <w:lang w:val="en-US"/>
                          </w:rPr>
                          <w:t>parameters</w:t>
                        </w:r>
                      </w:p>
                    </w:txbxContent>
                  </v:textbox>
                </v:shape>
              </w:pict>
            </mc:Fallback>
          </mc:AlternateContent>
        </w:r>
      </w:ins>
      <w:ins w:id="2" w:author="Vincent B" w:date="2022-11-09T08:47:00Z">
        <w:r>
          <w:rPr>
            <w:noProof/>
            <w:color w:val="000000" w:themeColor="text1"/>
            <w:sz w:val="20"/>
            <w:szCs w:val="20"/>
            <w:lang w:val="en-US"/>
          </w:rPr>
          <mc:AlternateContent>
            <mc:Choice Requires="wps">
              <w:drawing>
                <wp:anchor distT="0" distB="0" distL="114300" distR="114300" simplePos="0" relativeHeight="251659264" behindDoc="0" locked="0" layoutInCell="1" allowOverlap="1" wp14:anchorId="2879512B" wp14:editId="449F31AE">
                  <wp:simplePos x="0" y="0"/>
                  <wp:positionH relativeFrom="column">
                    <wp:posOffset>4035959</wp:posOffset>
                  </wp:positionH>
                  <wp:positionV relativeFrom="paragraph">
                    <wp:posOffset>952541</wp:posOffset>
                  </wp:positionV>
                  <wp:extent cx="709901" cy="283376"/>
                  <wp:effectExtent l="25400" t="76200" r="78105" b="72390"/>
                  <wp:wrapNone/>
                  <wp:docPr id="3" name="Connecteur droit avec flèche 3"/>
                  <wp:cNvGraphicFramePr/>
                  <a:graphic xmlns:a="http://schemas.openxmlformats.org/drawingml/2006/main">
                    <a:graphicData uri="http://schemas.microsoft.com/office/word/2010/wordprocessingShape">
                      <wps:wsp>
                        <wps:cNvCnPr/>
                        <wps:spPr>
                          <a:xfrm flipH="1" flipV="1">
                            <a:off x="0" y="0"/>
                            <a:ext cx="709901" cy="283376"/>
                          </a:xfrm>
                          <a:prstGeom prst="straightConnector1">
                            <a:avLst/>
                          </a:prstGeom>
                          <a:ln w="25400">
                            <a:solidFill>
                              <a:srgbClr val="4E7FBC"/>
                            </a:solidFill>
                            <a:headEnd type="none"/>
                            <a:tailEnd type="arrow"/>
                          </a:ln>
                          <a:effectLst>
                            <a:outerShdw blurRad="50800" dist="38100" algn="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1BA7A7" id="_x0000_t32" coordsize="21600,21600" o:spt="32" o:oned="t" path="m,l21600,21600e" filled="f">
                  <v:path arrowok="t" fillok="f" o:connecttype="none"/>
                  <o:lock v:ext="edit" shapetype="t"/>
                </v:shapetype>
                <v:shape id="Connecteur droit avec flèche 3" o:spid="_x0000_s1026" type="#_x0000_t32" style="position:absolute;margin-left:317.8pt;margin-top:75pt;width:55.9pt;height:22.3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" strokecolor="#4e7fbc" strokeweight="2pt">
                  <v:stroke endarrow="open" joinstyle="miter"/>
                  <v:shadow on="t" color="black" opacity="26214f" origin="-.5" offset="3pt,0"/>
                </v:shape>
              </w:pict>
            </mc:Fallback>
          </mc:AlternateContent>
        </w:r>
      </w:ins>
      <w:r w:rsidR="00493F04">
        <w:rPr>
          <w:noProof/>
          <w:color w:val="000000" w:themeColor="text1"/>
          <w:sz w:val="20"/>
          <w:szCs w:val="20"/>
          <w:lang w:val="en-US"/>
        </w:rPr>
        <w:drawing>
          <wp:inline distT="0" distB="0" distL="0" distR="0" wp14:anchorId="6B8C5898" wp14:editId="2CEB0ECA">
            <wp:extent cx="5870195" cy="28656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2-10-28 à 15.33.28.png"/>
                    <pic:cNvPicPr/>
                  </pic:nvPicPr>
                  <pic:blipFill>
                    <a:blip r:embed="rId12"/>
                    <a:stretch>
                      <a:fillRect/>
                    </a:stretch>
                  </pic:blipFill>
                  <pic:spPr>
                    <a:xfrm>
                      <a:off x="0" y="0"/>
                      <a:ext cx="5914303" cy="2887196"/>
                    </a:xfrm>
                    <a:prstGeom prst="rect">
                      <a:avLst/>
                    </a:prstGeom>
                  </pic:spPr>
                </pic:pic>
              </a:graphicData>
            </a:graphic>
          </wp:inline>
        </w:drawing>
      </w:r>
    </w:p>
    <w:p w14:paraId="26305C0F" w14:textId="77777777" w:rsidR="009A5CD3" w:rsidRDefault="009A5CD3" w:rsidP="00BD4D89">
      <w:pPr>
        <w:tabs>
          <w:tab w:val="left" w:pos="567"/>
        </w:tabs>
        <w:jc w:val="both"/>
        <w:rPr>
          <w:color w:val="000000" w:themeColor="text1"/>
          <w:sz w:val="20"/>
          <w:szCs w:val="20"/>
          <w:lang w:val="en-US"/>
        </w:rPr>
      </w:pPr>
    </w:p>
    <w:p w14:paraId="28486020" w14:textId="77777777" w:rsidR="009A5CD3" w:rsidRDefault="009A5CD3" w:rsidP="00BD4D89">
      <w:pPr>
        <w:tabs>
          <w:tab w:val="left" w:pos="567"/>
        </w:tabs>
        <w:jc w:val="both"/>
        <w:rPr>
          <w:color w:val="000000" w:themeColor="text1"/>
          <w:sz w:val="20"/>
          <w:szCs w:val="20"/>
          <w:lang w:val="en-US"/>
        </w:rPr>
      </w:pPr>
    </w:p>
    <w:p w14:paraId="7B9C79B2" w14:textId="35E275F8" w:rsidR="009A5CD3" w:rsidRPr="009A5CD3" w:rsidRDefault="009A5CD3"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In the Ilas</w:t>
      </w:r>
      <w:r w:rsidRPr="009A5CD3">
        <w:rPr>
          <w:color w:val="000000" w:themeColor="text1"/>
          <w:sz w:val="20"/>
          <w:szCs w:val="20"/>
          <w:vertAlign w:val="superscript"/>
          <w:lang w:val="en-US"/>
        </w:rPr>
        <w:t>2</w:t>
      </w:r>
      <w:r w:rsidRPr="009A5CD3">
        <w:rPr>
          <w:color w:val="000000" w:themeColor="text1"/>
          <w:sz w:val="20"/>
          <w:szCs w:val="20"/>
          <w:lang w:val="en-US"/>
        </w:rPr>
        <w:t xml:space="preserve"> interface remove pre-existing ROIs. Set the laser power to 100%</w:t>
      </w:r>
      <w:r w:rsidR="00527032">
        <w:rPr>
          <w:color w:val="000000" w:themeColor="text1"/>
          <w:sz w:val="20"/>
          <w:szCs w:val="20"/>
          <w:lang w:val="en-US"/>
        </w:rPr>
        <w:t xml:space="preserve"> (</w:t>
      </w:r>
      <w:ins w:id="3" w:author="Vincent B" w:date="2022-11-09T08:53:00Z">
        <w:r w:rsidR="008517BB">
          <w:rPr>
            <w:color w:val="000000" w:themeColor="text1"/>
            <w:sz w:val="20"/>
            <w:szCs w:val="20"/>
            <w:lang w:val="en-US"/>
          </w:rPr>
          <w:t>for exampl</w:t>
        </w:r>
      </w:ins>
      <w:ins w:id="4" w:author="Vincent B" w:date="2022-11-09T08:54:00Z">
        <w:r w:rsidR="008517BB">
          <w:rPr>
            <w:color w:val="000000" w:themeColor="text1"/>
            <w:sz w:val="20"/>
            <w:szCs w:val="20"/>
            <w:lang w:val="en-US"/>
          </w:rPr>
          <w:t xml:space="preserve">e </w:t>
        </w:r>
      </w:ins>
      <w:r w:rsidR="00527032">
        <w:rPr>
          <w:color w:val="000000" w:themeColor="text1"/>
          <w:sz w:val="20"/>
          <w:szCs w:val="20"/>
          <w:lang w:val="en-US"/>
        </w:rPr>
        <w:t>488nm for GFP), ensure that others lasers are set to 0</w:t>
      </w:r>
      <w:r w:rsidRPr="009A5CD3">
        <w:rPr>
          <w:color w:val="000000" w:themeColor="text1"/>
          <w:sz w:val="20"/>
          <w:szCs w:val="20"/>
          <w:lang w:val="en-US"/>
        </w:rPr>
        <w:t>.</w:t>
      </w:r>
    </w:p>
    <w:p w14:paraId="3CF5AC35" w14:textId="1AF470AC" w:rsidR="00D54836" w:rsidRDefault="00D54836"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Find your sample</w:t>
      </w:r>
      <w:r w:rsidR="009A5CD3" w:rsidRPr="009A5CD3">
        <w:rPr>
          <w:color w:val="000000" w:themeColor="text1"/>
          <w:sz w:val="20"/>
          <w:szCs w:val="20"/>
          <w:lang w:val="en-US"/>
        </w:rPr>
        <w:t xml:space="preserve"> in live mode</w:t>
      </w:r>
      <w:r w:rsidRPr="009A5CD3">
        <w:rPr>
          <w:color w:val="000000" w:themeColor="text1"/>
          <w:sz w:val="20"/>
          <w:szCs w:val="20"/>
          <w:lang w:val="en-US"/>
        </w:rPr>
        <w:t xml:space="preserve"> and</w:t>
      </w:r>
      <w:r w:rsidR="009A5CD3" w:rsidRPr="009A5CD3">
        <w:rPr>
          <w:color w:val="000000" w:themeColor="text1"/>
          <w:sz w:val="20"/>
          <w:szCs w:val="20"/>
          <w:lang w:val="en-US"/>
        </w:rPr>
        <w:t xml:space="preserve"> </w:t>
      </w:r>
      <w:r w:rsidR="0084792D">
        <w:rPr>
          <w:color w:val="000000" w:themeColor="text1"/>
          <w:sz w:val="20"/>
          <w:szCs w:val="20"/>
          <w:lang w:val="en-US"/>
        </w:rPr>
        <w:t xml:space="preserve">take a snap </w:t>
      </w:r>
      <w:r w:rsidR="009A5CD3" w:rsidRPr="009A5CD3">
        <w:rPr>
          <w:color w:val="000000" w:themeColor="text1"/>
          <w:sz w:val="20"/>
          <w:szCs w:val="20"/>
          <w:lang w:val="en-US"/>
        </w:rPr>
        <w:t>to avoid bleaching.</w:t>
      </w:r>
    </w:p>
    <w:p w14:paraId="37DC418D" w14:textId="7CEBF26D" w:rsidR="009A5CD3" w:rsidRDefault="001A209B"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Open</w:t>
      </w:r>
      <w:r w:rsidR="009A5CD3" w:rsidRPr="009A5CD3">
        <w:rPr>
          <w:color w:val="000000" w:themeColor="text1"/>
          <w:sz w:val="20"/>
          <w:szCs w:val="20"/>
          <w:lang w:val="en-US"/>
        </w:rPr>
        <w:t xml:space="preserve"> the region tool in </w:t>
      </w:r>
      <w:proofErr w:type="spellStart"/>
      <w:r w:rsidR="00DD31A6">
        <w:rPr>
          <w:color w:val="000000" w:themeColor="text1"/>
          <w:sz w:val="20"/>
          <w:szCs w:val="20"/>
          <w:lang w:val="en-US"/>
        </w:rPr>
        <w:t>Metamorph</w:t>
      </w:r>
      <w:proofErr w:type="spellEnd"/>
      <w:r w:rsidR="009A5CD3" w:rsidRPr="009A5CD3">
        <w:rPr>
          <w:color w:val="000000" w:themeColor="text1"/>
          <w:sz w:val="20"/>
          <w:szCs w:val="20"/>
          <w:lang w:val="en-US"/>
        </w:rPr>
        <w:t xml:space="preserve"> and create circular region to draw bleaching region</w:t>
      </w:r>
      <w:r w:rsidR="00BB5A86">
        <w:rPr>
          <w:color w:val="000000" w:themeColor="text1"/>
          <w:sz w:val="20"/>
          <w:szCs w:val="20"/>
          <w:lang w:val="en-US"/>
        </w:rPr>
        <w:t xml:space="preserve"> on the snap</w:t>
      </w:r>
      <w:r w:rsidR="006702C7">
        <w:rPr>
          <w:color w:val="000000" w:themeColor="text1"/>
          <w:sz w:val="20"/>
          <w:szCs w:val="20"/>
          <w:lang w:val="en-US"/>
        </w:rPr>
        <w:t xml:space="preserve"> with width and length (usually used a circle of 40 x 40 px)</w:t>
      </w:r>
      <w:r w:rsidR="009A5CD3" w:rsidRPr="009A5CD3">
        <w:rPr>
          <w:color w:val="000000" w:themeColor="text1"/>
          <w:sz w:val="20"/>
          <w:szCs w:val="20"/>
          <w:lang w:val="en-US"/>
        </w:rPr>
        <w:t>.</w:t>
      </w:r>
    </w:p>
    <w:p w14:paraId="17CB7EF7" w14:textId="577D15C6" w:rsidR="009A5CD3" w:rsidRDefault="009A5CD3"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In the Ilas</w:t>
      </w:r>
      <w:r w:rsidRPr="009A5CD3">
        <w:rPr>
          <w:color w:val="000000" w:themeColor="text1"/>
          <w:sz w:val="20"/>
          <w:szCs w:val="20"/>
          <w:vertAlign w:val="superscript"/>
          <w:lang w:val="en-US"/>
        </w:rPr>
        <w:t>2</w:t>
      </w:r>
      <w:r w:rsidRPr="009A5CD3">
        <w:rPr>
          <w:color w:val="000000" w:themeColor="text1"/>
          <w:sz w:val="20"/>
          <w:szCs w:val="20"/>
          <w:lang w:val="en-US"/>
        </w:rPr>
        <w:t xml:space="preserve"> interface </w:t>
      </w:r>
      <w:r>
        <w:rPr>
          <w:color w:val="000000" w:themeColor="text1"/>
          <w:sz w:val="20"/>
          <w:szCs w:val="20"/>
          <w:lang w:val="en-US"/>
        </w:rPr>
        <w:t>add ROIs.</w:t>
      </w:r>
    </w:p>
    <w:p w14:paraId="74D27ACE" w14:textId="77777777" w:rsidR="009A5CD3" w:rsidRDefault="009A5CD3"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Move pre-existing region and add new ROIs (typically 4 to 6). Keep in mind you will have in the analysis step to define a control region for each bleached ROI with almost same</w:t>
      </w:r>
      <w:r w:rsidR="00C91CEF">
        <w:rPr>
          <w:color w:val="000000" w:themeColor="text1"/>
          <w:sz w:val="20"/>
          <w:szCs w:val="20"/>
          <w:lang w:val="en-US"/>
        </w:rPr>
        <w:t xml:space="preserve"> amount of</w:t>
      </w:r>
      <w:r>
        <w:rPr>
          <w:color w:val="000000" w:themeColor="text1"/>
          <w:sz w:val="20"/>
          <w:szCs w:val="20"/>
          <w:lang w:val="en-US"/>
        </w:rPr>
        <w:t xml:space="preserve"> fluorescence. Avoid designing ROIs on the edges of the fie</w:t>
      </w:r>
      <w:r w:rsidR="00457DB1">
        <w:rPr>
          <w:color w:val="000000" w:themeColor="text1"/>
          <w:sz w:val="20"/>
          <w:szCs w:val="20"/>
          <w:lang w:val="en-US"/>
        </w:rPr>
        <w:t>ld</w:t>
      </w:r>
      <w:r>
        <w:rPr>
          <w:color w:val="000000" w:themeColor="text1"/>
          <w:sz w:val="20"/>
          <w:szCs w:val="20"/>
          <w:lang w:val="en-US"/>
        </w:rPr>
        <w:t xml:space="preserve"> of view.</w:t>
      </w:r>
    </w:p>
    <w:p w14:paraId="2046C023" w14:textId="4C9D5D51" w:rsidR="00457DB1" w:rsidRDefault="00457DB1"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In the Ilas</w:t>
      </w:r>
      <w:r w:rsidRPr="009A5CD3">
        <w:rPr>
          <w:color w:val="000000" w:themeColor="text1"/>
          <w:sz w:val="20"/>
          <w:szCs w:val="20"/>
          <w:vertAlign w:val="superscript"/>
          <w:lang w:val="en-US"/>
        </w:rPr>
        <w:t>2</w:t>
      </w:r>
      <w:r w:rsidRPr="009A5CD3">
        <w:rPr>
          <w:color w:val="000000" w:themeColor="text1"/>
          <w:sz w:val="20"/>
          <w:szCs w:val="20"/>
          <w:lang w:val="en-US"/>
        </w:rPr>
        <w:t xml:space="preserve"> interface</w:t>
      </w:r>
      <w:r>
        <w:rPr>
          <w:color w:val="000000" w:themeColor="text1"/>
          <w:sz w:val="20"/>
          <w:szCs w:val="20"/>
          <w:lang w:val="en-US"/>
        </w:rPr>
        <w:t xml:space="preserve"> define the number of repetitions. How many times the high laser power will scan your ROIs. You must reach the minimal fluorescence intensity in the bleached ROIs with the minimal repetitions (no need to make 50 if 20 is enough). For your test experiment, test different numbers and check afterwards in FIJI.</w:t>
      </w:r>
      <w:r w:rsidR="00527032">
        <w:rPr>
          <w:color w:val="000000" w:themeColor="text1"/>
          <w:sz w:val="20"/>
          <w:szCs w:val="20"/>
          <w:lang w:val="en-US"/>
        </w:rPr>
        <w:t xml:space="preserve"> The parameters selected in</w:t>
      </w:r>
      <w:r w:rsidR="00E47076">
        <w:rPr>
          <w:color w:val="000000" w:themeColor="text1"/>
          <w:sz w:val="20"/>
          <w:szCs w:val="20"/>
          <w:lang w:val="en-US"/>
        </w:rPr>
        <w:t xml:space="preserve"> the</w:t>
      </w:r>
      <w:r w:rsidR="00527032">
        <w:rPr>
          <w:color w:val="000000" w:themeColor="text1"/>
          <w:sz w:val="20"/>
          <w:szCs w:val="20"/>
          <w:lang w:val="en-US"/>
        </w:rPr>
        <w:t xml:space="preserve"> </w:t>
      </w:r>
      <w:r w:rsidR="008B0B67">
        <w:rPr>
          <w:color w:val="000000" w:themeColor="text1"/>
          <w:sz w:val="20"/>
          <w:szCs w:val="20"/>
          <w:lang w:val="en-US"/>
        </w:rPr>
        <w:t xml:space="preserve">FRAP </w:t>
      </w:r>
      <w:r w:rsidR="00527032" w:rsidRPr="009A5CD3">
        <w:rPr>
          <w:color w:val="000000" w:themeColor="text1"/>
          <w:sz w:val="20"/>
          <w:szCs w:val="20"/>
          <w:lang w:val="en-US"/>
        </w:rPr>
        <w:t>Ilas</w:t>
      </w:r>
      <w:r w:rsidR="00527032" w:rsidRPr="009A5CD3">
        <w:rPr>
          <w:color w:val="000000" w:themeColor="text1"/>
          <w:sz w:val="20"/>
          <w:szCs w:val="20"/>
          <w:vertAlign w:val="superscript"/>
          <w:lang w:val="en-US"/>
        </w:rPr>
        <w:t>2</w:t>
      </w:r>
      <w:r w:rsidR="00527032" w:rsidRPr="009A5CD3">
        <w:rPr>
          <w:color w:val="000000" w:themeColor="text1"/>
          <w:sz w:val="20"/>
          <w:szCs w:val="20"/>
          <w:lang w:val="en-US"/>
        </w:rPr>
        <w:t xml:space="preserve"> interface</w:t>
      </w:r>
      <w:r w:rsidR="00527032">
        <w:rPr>
          <w:color w:val="000000" w:themeColor="text1"/>
          <w:sz w:val="20"/>
          <w:szCs w:val="20"/>
          <w:lang w:val="en-US"/>
        </w:rPr>
        <w:t xml:space="preserve"> can be saved using the flat-disk icon.</w:t>
      </w:r>
    </w:p>
    <w:p w14:paraId="5545CEE3" w14:textId="77777777" w:rsidR="004166D6" w:rsidRDefault="004166D6"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 xml:space="preserve">Go back to </w:t>
      </w:r>
      <w:r w:rsidRPr="009A5CD3">
        <w:rPr>
          <w:color w:val="000000" w:themeColor="text1"/>
          <w:sz w:val="20"/>
          <w:szCs w:val="20"/>
          <w:lang w:val="en-US"/>
        </w:rPr>
        <w:t>Ilas</w:t>
      </w:r>
      <w:r w:rsidRPr="009A5CD3">
        <w:rPr>
          <w:color w:val="000000" w:themeColor="text1"/>
          <w:sz w:val="20"/>
          <w:szCs w:val="20"/>
          <w:vertAlign w:val="superscript"/>
          <w:lang w:val="en-US"/>
        </w:rPr>
        <w:t>2</w:t>
      </w:r>
      <w:r w:rsidRPr="009A5CD3">
        <w:rPr>
          <w:color w:val="000000" w:themeColor="text1"/>
          <w:sz w:val="20"/>
          <w:szCs w:val="20"/>
          <w:lang w:val="en-US"/>
        </w:rPr>
        <w:t xml:space="preserve"> interface FRAP tab</w:t>
      </w:r>
      <w:r>
        <w:rPr>
          <w:color w:val="000000" w:themeColor="text1"/>
          <w:sz w:val="20"/>
          <w:szCs w:val="20"/>
          <w:lang w:val="en-US"/>
        </w:rPr>
        <w:t xml:space="preserve"> and click on setup MDA.</w:t>
      </w:r>
    </w:p>
    <w:p w14:paraId="721EC1F0" w14:textId="77777777" w:rsidR="004166D6" w:rsidRDefault="004166D6"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 xml:space="preserve">Click on acquire in the MDA. </w:t>
      </w:r>
      <w:commentRangeStart w:id="5"/>
      <w:r>
        <w:rPr>
          <w:color w:val="000000" w:themeColor="text1"/>
          <w:sz w:val="20"/>
          <w:szCs w:val="20"/>
          <w:lang w:val="en-US"/>
        </w:rPr>
        <w:t>Showtime</w:t>
      </w:r>
      <w:commentRangeEnd w:id="5"/>
      <w:r w:rsidR="001747AD">
        <w:rPr>
          <w:rStyle w:val="Marquedecommentaire"/>
        </w:rPr>
        <w:commentReference w:id="5"/>
      </w:r>
      <w:r>
        <w:rPr>
          <w:color w:val="000000" w:themeColor="text1"/>
          <w:sz w:val="20"/>
          <w:szCs w:val="20"/>
          <w:lang w:val="en-US"/>
        </w:rPr>
        <w:t>!</w:t>
      </w:r>
    </w:p>
    <w:p w14:paraId="21030E79" w14:textId="04358B2A" w:rsidR="000F24C3" w:rsidRDefault="000F24C3"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 xml:space="preserve">The </w:t>
      </w:r>
      <w:r w:rsidRPr="009A5CD3">
        <w:rPr>
          <w:color w:val="000000" w:themeColor="text1"/>
          <w:sz w:val="20"/>
          <w:szCs w:val="20"/>
          <w:lang w:val="en-US"/>
        </w:rPr>
        <w:t>Ilas</w:t>
      </w:r>
      <w:r w:rsidRPr="009A5CD3">
        <w:rPr>
          <w:color w:val="000000" w:themeColor="text1"/>
          <w:sz w:val="20"/>
          <w:szCs w:val="20"/>
          <w:vertAlign w:val="superscript"/>
          <w:lang w:val="en-US"/>
        </w:rPr>
        <w:t>2</w:t>
      </w:r>
      <w:r w:rsidRPr="009A5CD3">
        <w:rPr>
          <w:color w:val="000000" w:themeColor="text1"/>
          <w:sz w:val="20"/>
          <w:szCs w:val="20"/>
          <w:lang w:val="en-US"/>
        </w:rPr>
        <w:t xml:space="preserve"> interface</w:t>
      </w:r>
      <w:r>
        <w:rPr>
          <w:color w:val="000000" w:themeColor="text1"/>
          <w:sz w:val="20"/>
          <w:szCs w:val="20"/>
          <w:lang w:val="en-US"/>
        </w:rPr>
        <w:t xml:space="preserve"> settings can be save</w:t>
      </w:r>
      <w:r w:rsidR="001747AD">
        <w:rPr>
          <w:color w:val="000000" w:themeColor="text1"/>
          <w:sz w:val="20"/>
          <w:szCs w:val="20"/>
          <w:lang w:val="en-US"/>
        </w:rPr>
        <w:t>d in the home of Ilas2 interface (button “save all parameters”)</w:t>
      </w:r>
      <w:r>
        <w:rPr>
          <w:color w:val="000000" w:themeColor="text1"/>
          <w:sz w:val="20"/>
          <w:szCs w:val="20"/>
          <w:lang w:val="en-US"/>
        </w:rPr>
        <w:t xml:space="preserve"> and reused</w:t>
      </w:r>
      <w:r w:rsidR="001747AD">
        <w:rPr>
          <w:color w:val="000000" w:themeColor="text1"/>
          <w:sz w:val="20"/>
          <w:szCs w:val="20"/>
          <w:lang w:val="en-US"/>
        </w:rPr>
        <w:t xml:space="preserve"> (“load all parameters”)</w:t>
      </w:r>
      <w:r>
        <w:rPr>
          <w:color w:val="000000" w:themeColor="text1"/>
          <w:sz w:val="20"/>
          <w:szCs w:val="20"/>
          <w:lang w:val="en-US"/>
        </w:rPr>
        <w:t>.</w:t>
      </w:r>
      <w:r w:rsidR="001747AD">
        <w:rPr>
          <w:color w:val="000000" w:themeColor="text1"/>
          <w:sz w:val="20"/>
          <w:szCs w:val="20"/>
          <w:lang w:val="en-US"/>
        </w:rPr>
        <w:t xml:space="preserve"> The number of repetitions is not saved, so remember to update this before you start an experiment.</w:t>
      </w:r>
    </w:p>
    <w:p w14:paraId="0D4EFC38" w14:textId="77777777" w:rsidR="000F24C3" w:rsidRDefault="000F24C3"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In-between acquisitions, remove</w:t>
      </w:r>
      <w:r w:rsidR="001A209B">
        <w:rPr>
          <w:color w:val="000000" w:themeColor="text1"/>
          <w:sz w:val="20"/>
          <w:szCs w:val="20"/>
          <w:lang w:val="en-US"/>
        </w:rPr>
        <w:t xml:space="preserve"> ROIs and back to step 14.</w:t>
      </w:r>
    </w:p>
    <w:p w14:paraId="2A2EB607" w14:textId="77777777" w:rsidR="001A209B" w:rsidRDefault="001A209B"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You can skip steps18-19 as the number of ROIs/repetitions and FRAP sequence should be the same.</w:t>
      </w:r>
    </w:p>
    <w:p w14:paraId="5D0A0189" w14:textId="77777777" w:rsidR="005F7BB9" w:rsidRDefault="005F7BB9" w:rsidP="005F7BB9">
      <w:pPr>
        <w:tabs>
          <w:tab w:val="left" w:pos="567"/>
        </w:tabs>
        <w:jc w:val="both"/>
        <w:rPr>
          <w:color w:val="000000" w:themeColor="text1"/>
          <w:sz w:val="20"/>
          <w:szCs w:val="20"/>
          <w:lang w:val="en-US"/>
        </w:rPr>
      </w:pPr>
    </w:p>
    <w:p w14:paraId="63E9BA30" w14:textId="77777777" w:rsidR="005F7BB9" w:rsidRDefault="005F7BB9" w:rsidP="005F7BB9">
      <w:pPr>
        <w:tabs>
          <w:tab w:val="left" w:pos="567"/>
        </w:tabs>
        <w:jc w:val="both"/>
        <w:rPr>
          <w:color w:val="000000" w:themeColor="text1"/>
          <w:szCs w:val="20"/>
          <w:lang w:val="en-US"/>
        </w:rPr>
      </w:pPr>
      <w:r w:rsidRPr="005F7BB9">
        <w:rPr>
          <w:b/>
          <w:color w:val="000000" w:themeColor="text1"/>
          <w:szCs w:val="20"/>
          <w:lang w:val="en-US"/>
        </w:rPr>
        <w:t>Critical:</w:t>
      </w:r>
    </w:p>
    <w:p w14:paraId="18989FFA" w14:textId="77777777" w:rsidR="005F7BB9" w:rsidRDefault="005F7BB9" w:rsidP="005F7BB9">
      <w:pPr>
        <w:tabs>
          <w:tab w:val="left" w:pos="567"/>
        </w:tabs>
        <w:jc w:val="both"/>
        <w:rPr>
          <w:color w:val="000000" w:themeColor="text1"/>
          <w:szCs w:val="20"/>
          <w:lang w:val="en-US"/>
        </w:rPr>
      </w:pPr>
      <w:r>
        <w:rPr>
          <w:color w:val="000000" w:themeColor="text1"/>
          <w:szCs w:val="20"/>
          <w:lang w:val="en-US"/>
        </w:rPr>
        <w:tab/>
        <w:t>For your first experiment you will have to</w:t>
      </w:r>
      <w:r w:rsidR="0072314D">
        <w:rPr>
          <w:color w:val="000000" w:themeColor="text1"/>
          <w:szCs w:val="20"/>
          <w:lang w:val="en-US"/>
        </w:rPr>
        <w:t>:</w:t>
      </w:r>
    </w:p>
    <w:p w14:paraId="323DF9CF" w14:textId="77777777" w:rsidR="0072314D" w:rsidRPr="0072314D" w:rsidRDefault="0072314D" w:rsidP="0072314D">
      <w:pPr>
        <w:pStyle w:val="Paragraphedeliste"/>
        <w:numPr>
          <w:ilvl w:val="0"/>
          <w:numId w:val="34"/>
        </w:numPr>
        <w:tabs>
          <w:tab w:val="left" w:pos="567"/>
        </w:tabs>
        <w:jc w:val="both"/>
        <w:rPr>
          <w:color w:val="000000" w:themeColor="text1"/>
          <w:szCs w:val="20"/>
          <w:lang w:val="en-US"/>
        </w:rPr>
      </w:pPr>
      <w:r>
        <w:rPr>
          <w:color w:val="000000" w:themeColor="text1"/>
          <w:szCs w:val="20"/>
          <w:lang w:val="en-US"/>
        </w:rPr>
        <w:lastRenderedPageBreak/>
        <w:t>Find good acquisition parameters. You need high S/R ratio but your want to avoid photobleaching. Balance between Acquisition time and Laser power is crucial.</w:t>
      </w:r>
    </w:p>
    <w:p w14:paraId="0EA558B0" w14:textId="77777777" w:rsidR="0072314D" w:rsidRDefault="0072314D" w:rsidP="0072314D">
      <w:pPr>
        <w:pStyle w:val="Paragraphedeliste"/>
        <w:numPr>
          <w:ilvl w:val="0"/>
          <w:numId w:val="34"/>
        </w:numPr>
        <w:tabs>
          <w:tab w:val="left" w:pos="567"/>
        </w:tabs>
        <w:jc w:val="both"/>
        <w:rPr>
          <w:color w:val="000000" w:themeColor="text1"/>
          <w:szCs w:val="20"/>
          <w:lang w:val="en-US"/>
        </w:rPr>
      </w:pPr>
      <w:r w:rsidRPr="0072314D">
        <w:rPr>
          <w:color w:val="000000" w:themeColor="text1"/>
          <w:szCs w:val="20"/>
          <w:lang w:val="en-US"/>
        </w:rPr>
        <w:t>Find</w:t>
      </w:r>
      <w:r>
        <w:rPr>
          <w:color w:val="000000" w:themeColor="text1"/>
          <w:szCs w:val="20"/>
          <w:lang w:val="en-US"/>
        </w:rPr>
        <w:t xml:space="preserve"> the bleaching conditions to reach the minimal fluorescence level in your ROIs (test different repetitions values: 10-20-30 for ex).</w:t>
      </w:r>
    </w:p>
    <w:p w14:paraId="78480D49" w14:textId="77777777" w:rsidR="0072314D" w:rsidRDefault="0072314D" w:rsidP="0072314D">
      <w:pPr>
        <w:pStyle w:val="Paragraphedeliste"/>
        <w:numPr>
          <w:ilvl w:val="0"/>
          <w:numId w:val="34"/>
        </w:numPr>
        <w:tabs>
          <w:tab w:val="left" w:pos="567"/>
        </w:tabs>
        <w:jc w:val="both"/>
        <w:rPr>
          <w:color w:val="000000" w:themeColor="text1"/>
          <w:szCs w:val="20"/>
          <w:lang w:val="en-US"/>
        </w:rPr>
      </w:pPr>
      <w:r>
        <w:rPr>
          <w:color w:val="000000" w:themeColor="text1"/>
          <w:szCs w:val="20"/>
          <w:lang w:val="en-US"/>
        </w:rPr>
        <w:t>Design post bleaching acquisition steps. THE critical point! Test different Duration and different intervals. Take a look at the fluorescence in FIJI using Kymograph and plot profile tools.</w:t>
      </w:r>
    </w:p>
    <w:p w14:paraId="7F328FF1" w14:textId="77777777" w:rsidR="00FC7B04" w:rsidRDefault="00FC7B04" w:rsidP="00FC7B04">
      <w:pPr>
        <w:pStyle w:val="Paragraphedeliste"/>
        <w:numPr>
          <w:ilvl w:val="1"/>
          <w:numId w:val="34"/>
        </w:numPr>
        <w:tabs>
          <w:tab w:val="left" w:pos="567"/>
        </w:tabs>
        <w:jc w:val="both"/>
        <w:rPr>
          <w:color w:val="000000" w:themeColor="text1"/>
          <w:szCs w:val="20"/>
          <w:lang w:val="en-US"/>
        </w:rPr>
      </w:pPr>
      <w:r>
        <w:rPr>
          <w:color w:val="000000" w:themeColor="text1"/>
          <w:szCs w:val="20"/>
          <w:lang w:val="en-US"/>
        </w:rPr>
        <w:t>Load your acquisition in FIJI</w:t>
      </w:r>
    </w:p>
    <w:p w14:paraId="51C91C71" w14:textId="77777777" w:rsidR="001025D2" w:rsidRDefault="001025D2" w:rsidP="00FC7B04">
      <w:pPr>
        <w:pStyle w:val="Paragraphedeliste"/>
        <w:numPr>
          <w:ilvl w:val="1"/>
          <w:numId w:val="34"/>
        </w:numPr>
        <w:tabs>
          <w:tab w:val="left" w:pos="567"/>
        </w:tabs>
        <w:jc w:val="both"/>
        <w:rPr>
          <w:color w:val="000000" w:themeColor="text1"/>
          <w:szCs w:val="20"/>
          <w:lang w:val="en-US"/>
        </w:rPr>
      </w:pPr>
      <w:r>
        <w:rPr>
          <w:color w:val="000000" w:themeColor="text1"/>
          <w:szCs w:val="20"/>
          <w:lang w:val="en-US"/>
        </w:rPr>
        <w:t xml:space="preserve">Check noise by </w:t>
      </w:r>
      <w:r w:rsidR="00E16C29">
        <w:rPr>
          <w:color w:val="000000" w:themeColor="text1"/>
          <w:szCs w:val="20"/>
          <w:lang w:val="en-US"/>
        </w:rPr>
        <w:t>measuring a rectangular ROI outside the sample. Here it’s around 800</w:t>
      </w:r>
    </w:p>
    <w:p w14:paraId="2B54F9B0" w14:textId="77777777" w:rsidR="00FC7B04" w:rsidRDefault="00FC7B04" w:rsidP="00FC7B04">
      <w:pPr>
        <w:pStyle w:val="Paragraphedeliste"/>
        <w:numPr>
          <w:ilvl w:val="1"/>
          <w:numId w:val="34"/>
        </w:numPr>
        <w:tabs>
          <w:tab w:val="left" w:pos="567"/>
        </w:tabs>
        <w:jc w:val="both"/>
        <w:rPr>
          <w:color w:val="000000" w:themeColor="text1"/>
          <w:szCs w:val="20"/>
          <w:lang w:val="en-US"/>
        </w:rPr>
      </w:pPr>
      <w:r>
        <w:rPr>
          <w:color w:val="000000" w:themeColor="text1"/>
          <w:szCs w:val="20"/>
          <w:lang w:val="en-US"/>
        </w:rPr>
        <w:t>Draw a line on your bleached mb</w:t>
      </w:r>
    </w:p>
    <w:p w14:paraId="75FB9838" w14:textId="77777777" w:rsidR="00FC7B04" w:rsidRDefault="00FC7B04" w:rsidP="00FC7B04">
      <w:pPr>
        <w:pStyle w:val="Paragraphedeliste"/>
        <w:numPr>
          <w:ilvl w:val="1"/>
          <w:numId w:val="34"/>
        </w:numPr>
        <w:tabs>
          <w:tab w:val="left" w:pos="567"/>
        </w:tabs>
        <w:jc w:val="both"/>
        <w:rPr>
          <w:color w:val="000000" w:themeColor="text1"/>
          <w:szCs w:val="20"/>
          <w:lang w:val="en-US"/>
        </w:rPr>
      </w:pPr>
      <w:r>
        <w:rPr>
          <w:color w:val="000000" w:themeColor="text1"/>
          <w:szCs w:val="20"/>
          <w:lang w:val="en-US"/>
        </w:rPr>
        <w:t>Create Kymograph</w:t>
      </w:r>
    </w:p>
    <w:p w14:paraId="500BA0E4" w14:textId="77777777" w:rsidR="00FC7B04" w:rsidRDefault="00FC7B04" w:rsidP="00FC7B04">
      <w:pPr>
        <w:pStyle w:val="Paragraphedeliste"/>
        <w:numPr>
          <w:ilvl w:val="1"/>
          <w:numId w:val="34"/>
        </w:numPr>
        <w:tabs>
          <w:tab w:val="left" w:pos="567"/>
        </w:tabs>
        <w:jc w:val="both"/>
        <w:rPr>
          <w:color w:val="000000" w:themeColor="text1"/>
          <w:szCs w:val="20"/>
          <w:lang w:val="en-US"/>
        </w:rPr>
      </w:pPr>
      <w:r>
        <w:rPr>
          <w:color w:val="000000" w:themeColor="text1"/>
          <w:szCs w:val="20"/>
          <w:lang w:val="en-US"/>
        </w:rPr>
        <w:t xml:space="preserve">Draw a line along the Kymograph and </w:t>
      </w:r>
      <w:r w:rsidR="00712601">
        <w:rPr>
          <w:color w:val="000000" w:themeColor="text1"/>
          <w:szCs w:val="20"/>
          <w:lang w:val="en-US"/>
        </w:rPr>
        <w:t xml:space="preserve">use </w:t>
      </w:r>
      <w:r>
        <w:rPr>
          <w:color w:val="000000" w:themeColor="text1"/>
          <w:szCs w:val="20"/>
          <w:lang w:val="en-US"/>
        </w:rPr>
        <w:t>Plot profile</w:t>
      </w:r>
      <w:r w:rsidR="00712601">
        <w:rPr>
          <w:color w:val="000000" w:themeColor="text1"/>
          <w:szCs w:val="20"/>
          <w:lang w:val="en-US"/>
        </w:rPr>
        <w:t xml:space="preserve"> tool</w:t>
      </w:r>
      <w:r w:rsidR="00604158">
        <w:rPr>
          <w:color w:val="000000" w:themeColor="text1"/>
          <w:szCs w:val="20"/>
          <w:lang w:val="en-US"/>
        </w:rPr>
        <w:t>. In the example</w:t>
      </w:r>
      <w:r w:rsidR="008E514C">
        <w:rPr>
          <w:color w:val="000000" w:themeColor="text1"/>
          <w:szCs w:val="20"/>
          <w:lang w:val="en-US"/>
        </w:rPr>
        <w:t xml:space="preserve"> below</w:t>
      </w:r>
      <w:r w:rsidR="00604158">
        <w:rPr>
          <w:color w:val="000000" w:themeColor="text1"/>
          <w:szCs w:val="20"/>
          <w:lang w:val="en-US"/>
        </w:rPr>
        <w:t xml:space="preserve"> the intensity starts from 5400, down to 1550 and recover to 4600</w:t>
      </w:r>
      <w:r w:rsidR="00AB083E">
        <w:rPr>
          <w:color w:val="000000" w:themeColor="text1"/>
          <w:szCs w:val="20"/>
          <w:lang w:val="en-US"/>
        </w:rPr>
        <w:t xml:space="preserve"> (Plateau at 150)</w:t>
      </w:r>
      <w:r w:rsidR="00604158">
        <w:rPr>
          <w:color w:val="000000" w:themeColor="text1"/>
          <w:szCs w:val="20"/>
          <w:lang w:val="en-US"/>
        </w:rPr>
        <w:t>.</w:t>
      </w:r>
      <w:r w:rsidR="00E16C29">
        <w:rPr>
          <w:color w:val="000000" w:themeColor="text1"/>
          <w:szCs w:val="20"/>
          <w:lang w:val="en-US"/>
        </w:rPr>
        <w:t xml:space="preserve"> Signal/Noise ratio=5400/800=6.75, it should be at least of 4.</w:t>
      </w:r>
    </w:p>
    <w:p w14:paraId="6928311A" w14:textId="77777777" w:rsidR="00604158" w:rsidRPr="0072314D" w:rsidRDefault="00604158" w:rsidP="00FC7B04">
      <w:pPr>
        <w:pStyle w:val="Paragraphedeliste"/>
        <w:numPr>
          <w:ilvl w:val="1"/>
          <w:numId w:val="34"/>
        </w:numPr>
        <w:tabs>
          <w:tab w:val="left" w:pos="567"/>
        </w:tabs>
        <w:jc w:val="both"/>
        <w:rPr>
          <w:color w:val="000000" w:themeColor="text1"/>
          <w:szCs w:val="20"/>
          <w:lang w:val="en-US"/>
        </w:rPr>
      </w:pPr>
      <w:r>
        <w:rPr>
          <w:color w:val="000000" w:themeColor="text1"/>
          <w:szCs w:val="20"/>
          <w:lang w:val="en-US"/>
        </w:rPr>
        <w:t>Do the same a control region.</w:t>
      </w:r>
      <w:r w:rsidR="00AB083E">
        <w:rPr>
          <w:color w:val="000000" w:themeColor="text1"/>
          <w:szCs w:val="20"/>
          <w:lang w:val="en-US"/>
        </w:rPr>
        <w:t xml:space="preserve"> Here it start</w:t>
      </w:r>
      <w:r w:rsidR="006171DC">
        <w:rPr>
          <w:color w:val="000000" w:themeColor="text1"/>
          <w:szCs w:val="20"/>
          <w:lang w:val="en-US"/>
        </w:rPr>
        <w:t>s</w:t>
      </w:r>
      <w:r w:rsidR="00AB083E">
        <w:rPr>
          <w:color w:val="000000" w:themeColor="text1"/>
          <w:szCs w:val="20"/>
          <w:lang w:val="en-US"/>
        </w:rPr>
        <w:t xml:space="preserve"> from 6250 to 5500 and the end of the acquisition, and around (6100 at 150). </w:t>
      </w:r>
      <w:r w:rsidR="006171DC">
        <w:rPr>
          <w:color w:val="000000" w:themeColor="text1"/>
          <w:szCs w:val="20"/>
          <w:lang w:val="en-US"/>
        </w:rPr>
        <w:t>So,</w:t>
      </w:r>
      <w:r w:rsidR="00AB083E">
        <w:rPr>
          <w:color w:val="000000" w:themeColor="text1"/>
          <w:szCs w:val="20"/>
          <w:lang w:val="en-US"/>
        </w:rPr>
        <w:t xml:space="preserve"> I can make the analysis.</w:t>
      </w:r>
    </w:p>
    <w:p w14:paraId="45F0B053" w14:textId="77777777" w:rsidR="001A209B" w:rsidRPr="009A5CD3" w:rsidRDefault="001A209B" w:rsidP="001A209B">
      <w:pPr>
        <w:pStyle w:val="Paragraphedeliste"/>
        <w:tabs>
          <w:tab w:val="left" w:pos="567"/>
        </w:tabs>
        <w:ind w:left="1334"/>
        <w:jc w:val="both"/>
        <w:rPr>
          <w:color w:val="000000" w:themeColor="text1"/>
          <w:sz w:val="20"/>
          <w:szCs w:val="20"/>
          <w:lang w:val="en-US"/>
        </w:rPr>
      </w:pPr>
    </w:p>
    <w:p w14:paraId="3DA93FFC" w14:textId="77777777" w:rsidR="00611794" w:rsidRPr="00865DBD" w:rsidRDefault="00FC7B04" w:rsidP="00905B51">
      <w:pPr>
        <w:tabs>
          <w:tab w:val="left" w:pos="1152"/>
        </w:tabs>
        <w:jc w:val="both"/>
        <w:rPr>
          <w:color w:val="000000" w:themeColor="text1"/>
          <w:sz w:val="20"/>
          <w:szCs w:val="20"/>
          <w:lang w:val="en-US"/>
        </w:rPr>
      </w:pPr>
      <w:r>
        <w:rPr>
          <w:noProof/>
          <w:color w:val="000000" w:themeColor="text1"/>
          <w:sz w:val="20"/>
          <w:szCs w:val="20"/>
          <w:lang w:val="en-US"/>
        </w:rPr>
        <w:drawing>
          <wp:inline distT="0" distB="0" distL="0" distR="0" wp14:anchorId="7CA445D8" wp14:editId="0847BC0D">
            <wp:extent cx="2930979" cy="3643197"/>
            <wp:effectExtent l="0" t="0" r="317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2-10-27 à 16.23.36.png"/>
                    <pic:cNvPicPr/>
                  </pic:nvPicPr>
                  <pic:blipFill>
                    <a:blip r:embed="rId16"/>
                    <a:stretch>
                      <a:fillRect/>
                    </a:stretch>
                  </pic:blipFill>
                  <pic:spPr>
                    <a:xfrm>
                      <a:off x="0" y="0"/>
                      <a:ext cx="2974151" cy="3696859"/>
                    </a:xfrm>
                    <a:prstGeom prst="rect">
                      <a:avLst/>
                    </a:prstGeom>
                  </pic:spPr>
                </pic:pic>
              </a:graphicData>
            </a:graphic>
          </wp:inline>
        </w:drawing>
      </w:r>
      <w:r w:rsidR="00604158">
        <w:rPr>
          <w:noProof/>
          <w:color w:val="000000" w:themeColor="text1"/>
          <w:sz w:val="20"/>
          <w:szCs w:val="20"/>
          <w:lang w:val="en-US"/>
        </w:rPr>
        <w:drawing>
          <wp:inline distT="0" distB="0" distL="0" distR="0" wp14:anchorId="5333BCBF" wp14:editId="6004C91C">
            <wp:extent cx="2841172" cy="3653021"/>
            <wp:effectExtent l="0" t="0" r="381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2-10-27 à 16.35.09.png"/>
                    <pic:cNvPicPr/>
                  </pic:nvPicPr>
                  <pic:blipFill>
                    <a:blip r:embed="rId17"/>
                    <a:stretch>
                      <a:fillRect/>
                    </a:stretch>
                  </pic:blipFill>
                  <pic:spPr>
                    <a:xfrm>
                      <a:off x="0" y="0"/>
                      <a:ext cx="2843453" cy="3655954"/>
                    </a:xfrm>
                    <a:prstGeom prst="rect">
                      <a:avLst/>
                    </a:prstGeom>
                  </pic:spPr>
                </pic:pic>
              </a:graphicData>
            </a:graphic>
          </wp:inline>
        </w:drawing>
      </w:r>
    </w:p>
    <w:sectPr w:rsidR="00611794" w:rsidRPr="00865DBD">
      <w:headerReference w:type="default" r:id="rId18"/>
      <w:footerReference w:type="default" r:id="rId19"/>
      <w:headerReference w:type="first" r:id="rId20"/>
      <w:footerReference w:type="first" r:id="rId21"/>
      <w:pgSz w:w="11906" w:h="16838" w:code="9"/>
      <w:pgMar w:top="1134" w:right="1134" w:bottom="1134" w:left="1134" w:header="851" w:footer="851" w:gutter="0"/>
      <w:pgNumType w:start="1" w:chapStyle="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cigisch" w:date="2022-11-03T17:11:00Z" w:initials="c">
    <w:p w14:paraId="695EDE7F" w14:textId="5CDA5A30" w:rsidR="001747AD" w:rsidRDefault="001747AD">
      <w:pPr>
        <w:pStyle w:val="Commentaire"/>
      </w:pPr>
      <w:r>
        <w:rPr>
          <w:rStyle w:val="Marquedecommentaire"/>
        </w:rPr>
        <w:annotationRef/>
      </w:r>
      <w:r>
        <w:t>:D pew pew pew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5EDE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5EDE7F" w16cid:durableId="270E74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2CE3A" w14:textId="77777777" w:rsidR="00127527" w:rsidRDefault="00127527">
      <w:r>
        <w:separator/>
      </w:r>
    </w:p>
  </w:endnote>
  <w:endnote w:type="continuationSeparator" w:id="0">
    <w:p w14:paraId="1835656E" w14:textId="77777777" w:rsidR="00127527" w:rsidRDefault="00127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008000"/>
        <w:left w:val="single" w:sz="4" w:space="0" w:color="008000"/>
        <w:bottom w:val="single" w:sz="4" w:space="0" w:color="008000"/>
        <w:right w:val="single" w:sz="4" w:space="0" w:color="008000"/>
        <w:insideH w:val="single" w:sz="4" w:space="0" w:color="008000"/>
        <w:insideV w:val="single" w:sz="4" w:space="0" w:color="008000"/>
      </w:tblBorders>
      <w:tblLayout w:type="fixed"/>
      <w:tblCellMar>
        <w:left w:w="70" w:type="dxa"/>
        <w:right w:w="70" w:type="dxa"/>
      </w:tblCellMar>
      <w:tblLook w:val="0000" w:firstRow="0" w:lastRow="0" w:firstColumn="0" w:lastColumn="0" w:noHBand="0" w:noVBand="0"/>
    </w:tblPr>
    <w:tblGrid>
      <w:gridCol w:w="1517"/>
      <w:gridCol w:w="2772"/>
      <w:gridCol w:w="2773"/>
      <w:gridCol w:w="2773"/>
    </w:tblGrid>
    <w:tr w:rsidR="006B6DB3" w14:paraId="1A5C4495" w14:textId="77777777" w:rsidTr="00E447D2">
      <w:trPr>
        <w:cantSplit/>
        <w:trHeight w:val="386"/>
        <w:jc w:val="center"/>
      </w:trPr>
      <w:tc>
        <w:tcPr>
          <w:tcW w:w="1517" w:type="dxa"/>
          <w:tcBorders>
            <w:top w:val="nil"/>
            <w:left w:val="nil"/>
            <w:bottom w:val="nil"/>
            <w:right w:val="nil"/>
          </w:tcBorders>
          <w:vAlign w:val="center"/>
        </w:tcPr>
        <w:p w14:paraId="71A71FF4" w14:textId="77777777" w:rsidR="006B6DB3" w:rsidRDefault="006B6DB3" w:rsidP="00E447D2">
          <w:pPr>
            <w:rPr>
              <w:b/>
              <w:bCs/>
            </w:rPr>
          </w:pPr>
        </w:p>
      </w:tc>
      <w:tc>
        <w:tcPr>
          <w:tcW w:w="2772" w:type="dxa"/>
          <w:vAlign w:val="center"/>
        </w:tcPr>
        <w:p w14:paraId="3381BAAB" w14:textId="77777777" w:rsidR="006B6DB3" w:rsidRDefault="006B6DB3" w:rsidP="00E447D2">
          <w:pPr>
            <w:pStyle w:val="Titre3"/>
            <w:jc w:val="center"/>
            <w:rPr>
              <w:color w:val="auto"/>
              <w:sz w:val="22"/>
              <w:szCs w:val="22"/>
            </w:rPr>
          </w:pPr>
          <w:r>
            <w:rPr>
              <w:color w:val="auto"/>
              <w:sz w:val="22"/>
              <w:szCs w:val="22"/>
            </w:rPr>
            <w:t>Rédacteur</w:t>
          </w:r>
        </w:p>
      </w:tc>
      <w:tc>
        <w:tcPr>
          <w:tcW w:w="2773" w:type="dxa"/>
          <w:vAlign w:val="center"/>
        </w:tcPr>
        <w:p w14:paraId="12E302AC" w14:textId="77777777" w:rsidR="006B6DB3" w:rsidRDefault="006B6DB3" w:rsidP="00E447D2">
          <w:pPr>
            <w:pStyle w:val="Titre3"/>
            <w:jc w:val="center"/>
            <w:rPr>
              <w:color w:val="auto"/>
              <w:sz w:val="22"/>
              <w:szCs w:val="22"/>
            </w:rPr>
          </w:pPr>
          <w:r>
            <w:rPr>
              <w:color w:val="auto"/>
              <w:sz w:val="22"/>
              <w:szCs w:val="22"/>
            </w:rPr>
            <w:t>Vérificateur</w:t>
          </w:r>
        </w:p>
      </w:tc>
      <w:tc>
        <w:tcPr>
          <w:tcW w:w="2773" w:type="dxa"/>
          <w:vAlign w:val="center"/>
        </w:tcPr>
        <w:p w14:paraId="29EA3E14" w14:textId="77777777" w:rsidR="006B6DB3" w:rsidRDefault="006B6DB3" w:rsidP="00E447D2">
          <w:pPr>
            <w:pStyle w:val="Titre3"/>
            <w:jc w:val="center"/>
            <w:rPr>
              <w:color w:val="auto"/>
              <w:sz w:val="22"/>
              <w:szCs w:val="22"/>
            </w:rPr>
          </w:pPr>
          <w:r>
            <w:rPr>
              <w:color w:val="auto"/>
              <w:sz w:val="22"/>
              <w:szCs w:val="22"/>
            </w:rPr>
            <w:t>Approbateur</w:t>
          </w:r>
        </w:p>
      </w:tc>
    </w:tr>
    <w:tr w:rsidR="006B6DB3" w14:paraId="2B6F7675" w14:textId="77777777" w:rsidTr="00E447D2">
      <w:trPr>
        <w:cantSplit/>
        <w:trHeight w:val="503"/>
        <w:jc w:val="center"/>
      </w:trPr>
      <w:tc>
        <w:tcPr>
          <w:tcW w:w="1517" w:type="dxa"/>
          <w:vAlign w:val="center"/>
        </w:tcPr>
        <w:p w14:paraId="60BFCE43" w14:textId="77777777" w:rsidR="006B6DB3" w:rsidRDefault="006B6DB3" w:rsidP="00E447D2">
          <w:pPr>
            <w:spacing w:before="60"/>
            <w:rPr>
              <w:sz w:val="22"/>
              <w:szCs w:val="22"/>
            </w:rPr>
          </w:pPr>
          <w:r>
            <w:rPr>
              <w:sz w:val="22"/>
              <w:szCs w:val="22"/>
            </w:rPr>
            <w:t>Nom :</w:t>
          </w:r>
        </w:p>
        <w:p w14:paraId="3958BAC7" w14:textId="77777777" w:rsidR="006B6DB3" w:rsidRDefault="006B6DB3" w:rsidP="00E447D2">
          <w:pPr>
            <w:rPr>
              <w:sz w:val="22"/>
              <w:szCs w:val="22"/>
            </w:rPr>
          </w:pPr>
          <w:r>
            <w:rPr>
              <w:sz w:val="22"/>
              <w:szCs w:val="22"/>
            </w:rPr>
            <w:t>Fonction :</w:t>
          </w:r>
        </w:p>
        <w:p w14:paraId="1C02475A" w14:textId="77777777" w:rsidR="006B6DB3" w:rsidRDefault="006B6DB3" w:rsidP="00E447D2">
          <w:pPr>
            <w:rPr>
              <w:sz w:val="22"/>
              <w:szCs w:val="22"/>
            </w:rPr>
          </w:pPr>
          <w:r>
            <w:rPr>
              <w:sz w:val="22"/>
              <w:szCs w:val="22"/>
            </w:rPr>
            <w:t>Visa :</w:t>
          </w:r>
        </w:p>
        <w:p w14:paraId="1E78001E" w14:textId="77777777" w:rsidR="006B6DB3" w:rsidRDefault="006B6DB3" w:rsidP="00E447D2">
          <w:pPr>
            <w:rPr>
              <w:sz w:val="22"/>
              <w:szCs w:val="22"/>
            </w:rPr>
          </w:pPr>
        </w:p>
      </w:tc>
      <w:tc>
        <w:tcPr>
          <w:tcW w:w="2772" w:type="dxa"/>
          <w:tcBorders>
            <w:top w:val="nil"/>
          </w:tcBorders>
          <w:vAlign w:val="center"/>
        </w:tcPr>
        <w:p w14:paraId="06738B35" w14:textId="57F63FB7" w:rsidR="006B6DB3" w:rsidRPr="00E16953" w:rsidRDefault="00BD4D89" w:rsidP="008B008E">
          <w:pPr>
            <w:jc w:val="center"/>
          </w:pPr>
          <w:r>
            <w:t>Vincent Bayle</w:t>
          </w:r>
        </w:p>
      </w:tc>
      <w:tc>
        <w:tcPr>
          <w:tcW w:w="2773" w:type="dxa"/>
          <w:tcBorders>
            <w:top w:val="nil"/>
          </w:tcBorders>
          <w:vAlign w:val="center"/>
        </w:tcPr>
        <w:p w14:paraId="7FC5EF50" w14:textId="77777777" w:rsidR="006B6DB3" w:rsidRDefault="00E16953" w:rsidP="008B008E">
          <w:pPr>
            <w:pStyle w:val="Titre3"/>
            <w:jc w:val="center"/>
            <w:rPr>
              <w:color w:val="auto"/>
              <w:szCs w:val="20"/>
            </w:rPr>
          </w:pPr>
          <w:r w:rsidRPr="00E16953">
            <w:rPr>
              <w:color w:val="auto"/>
              <w:szCs w:val="20"/>
            </w:rPr>
            <w:t xml:space="preserve">Clara </w:t>
          </w:r>
          <w:proofErr w:type="spellStart"/>
          <w:r w:rsidRPr="00E16953">
            <w:rPr>
              <w:color w:val="auto"/>
              <w:szCs w:val="20"/>
            </w:rPr>
            <w:t>Igis</w:t>
          </w:r>
          <w:r w:rsidR="00630536">
            <w:rPr>
              <w:color w:val="auto"/>
              <w:szCs w:val="20"/>
            </w:rPr>
            <w:t>c</w:t>
          </w:r>
          <w:r w:rsidRPr="00E16953">
            <w:rPr>
              <w:color w:val="auto"/>
              <w:szCs w:val="20"/>
            </w:rPr>
            <w:t>h</w:t>
          </w:r>
          <w:proofErr w:type="spellEnd"/>
        </w:p>
        <w:p w14:paraId="19B030EB" w14:textId="6C21D6FA" w:rsidR="008B008E" w:rsidRPr="008B008E" w:rsidRDefault="008B008E" w:rsidP="008B008E">
          <w:pPr>
            <w:jc w:val="center"/>
          </w:pPr>
          <w:proofErr w:type="spellStart"/>
          <w:r>
            <w:t>Vedrana</w:t>
          </w:r>
          <w:proofErr w:type="spellEnd"/>
          <w:r>
            <w:t xml:space="preserve"> </w:t>
          </w:r>
          <w:proofErr w:type="spellStart"/>
          <w:r>
            <w:t>Markovic</w:t>
          </w:r>
          <w:proofErr w:type="spellEnd"/>
        </w:p>
      </w:tc>
      <w:tc>
        <w:tcPr>
          <w:tcW w:w="2773" w:type="dxa"/>
          <w:tcBorders>
            <w:top w:val="nil"/>
          </w:tcBorders>
          <w:vAlign w:val="center"/>
        </w:tcPr>
        <w:p w14:paraId="175177D9" w14:textId="77777777" w:rsidR="007232B6" w:rsidRPr="00F8519A" w:rsidRDefault="007232B6" w:rsidP="00BD4D89">
          <w:pPr>
            <w:jc w:val="center"/>
          </w:pPr>
        </w:p>
      </w:tc>
    </w:tr>
  </w:tbl>
  <w:p w14:paraId="6E2029F0" w14:textId="77777777" w:rsidR="00916BA2" w:rsidRDefault="00916BA2" w:rsidP="006B6DB3">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03FA1" w14:textId="77777777" w:rsidR="00916BA2" w:rsidRDefault="00916BA2">
    <w:pPr>
      <w:pStyle w:val="Pieddepage"/>
    </w:pPr>
  </w:p>
  <w:p w14:paraId="08E5BCD0" w14:textId="77777777" w:rsidR="00916BA2" w:rsidRDefault="00916BA2">
    <w:pPr>
      <w:pStyle w:val="Pieddepage"/>
    </w:pPr>
  </w:p>
  <w:tbl>
    <w:tblPr>
      <w:tblW w:w="7062" w:type="dxa"/>
      <w:jc w:val="center"/>
      <w:tblBorders>
        <w:top w:val="single" w:sz="4" w:space="0" w:color="008000"/>
        <w:left w:val="single" w:sz="4" w:space="0" w:color="008000"/>
        <w:bottom w:val="single" w:sz="4" w:space="0" w:color="008000"/>
        <w:right w:val="single" w:sz="4" w:space="0" w:color="008000"/>
        <w:insideH w:val="single" w:sz="4" w:space="0" w:color="008000"/>
        <w:insideV w:val="single" w:sz="4" w:space="0" w:color="008000"/>
      </w:tblBorders>
      <w:tblLayout w:type="fixed"/>
      <w:tblCellMar>
        <w:left w:w="70" w:type="dxa"/>
        <w:right w:w="70" w:type="dxa"/>
      </w:tblCellMar>
      <w:tblLook w:val="0000" w:firstRow="0" w:lastRow="0" w:firstColumn="0" w:lastColumn="0" w:noHBand="0" w:noVBand="0"/>
    </w:tblPr>
    <w:tblGrid>
      <w:gridCol w:w="1517"/>
      <w:gridCol w:w="2772"/>
      <w:gridCol w:w="2773"/>
    </w:tblGrid>
    <w:tr w:rsidR="00904747" w14:paraId="57E08E00" w14:textId="77777777" w:rsidTr="00904747">
      <w:trPr>
        <w:cantSplit/>
        <w:trHeight w:val="386"/>
        <w:jc w:val="center"/>
      </w:trPr>
      <w:tc>
        <w:tcPr>
          <w:tcW w:w="1517" w:type="dxa"/>
          <w:tcBorders>
            <w:top w:val="nil"/>
            <w:left w:val="nil"/>
            <w:bottom w:val="nil"/>
            <w:right w:val="nil"/>
          </w:tcBorders>
          <w:vAlign w:val="center"/>
        </w:tcPr>
        <w:p w14:paraId="70892950" w14:textId="77777777" w:rsidR="00904747" w:rsidRDefault="00904747">
          <w:pPr>
            <w:rPr>
              <w:b/>
              <w:bCs/>
            </w:rPr>
          </w:pPr>
        </w:p>
      </w:tc>
      <w:tc>
        <w:tcPr>
          <w:tcW w:w="2772" w:type="dxa"/>
          <w:vAlign w:val="center"/>
        </w:tcPr>
        <w:p w14:paraId="5902D347" w14:textId="77777777" w:rsidR="00904747" w:rsidRDefault="00904747">
          <w:pPr>
            <w:pStyle w:val="Titre3"/>
            <w:jc w:val="center"/>
            <w:rPr>
              <w:color w:val="auto"/>
              <w:sz w:val="22"/>
              <w:szCs w:val="22"/>
            </w:rPr>
          </w:pPr>
          <w:r>
            <w:rPr>
              <w:color w:val="auto"/>
              <w:sz w:val="22"/>
              <w:szCs w:val="22"/>
            </w:rPr>
            <w:t>Rédacteur</w:t>
          </w:r>
        </w:p>
      </w:tc>
      <w:tc>
        <w:tcPr>
          <w:tcW w:w="2773" w:type="dxa"/>
          <w:vAlign w:val="center"/>
        </w:tcPr>
        <w:p w14:paraId="5C703650" w14:textId="77777777" w:rsidR="00904747" w:rsidRDefault="00904747">
          <w:pPr>
            <w:pStyle w:val="Titre3"/>
            <w:jc w:val="center"/>
            <w:rPr>
              <w:color w:val="auto"/>
              <w:sz w:val="22"/>
              <w:szCs w:val="22"/>
            </w:rPr>
          </w:pPr>
          <w:r>
            <w:rPr>
              <w:color w:val="auto"/>
              <w:sz w:val="22"/>
              <w:szCs w:val="22"/>
            </w:rPr>
            <w:t>Vérificateur</w:t>
          </w:r>
        </w:p>
      </w:tc>
    </w:tr>
    <w:tr w:rsidR="00904747" w14:paraId="13B6E80D" w14:textId="77777777" w:rsidTr="00904747">
      <w:trPr>
        <w:cantSplit/>
        <w:trHeight w:val="503"/>
        <w:jc w:val="center"/>
      </w:trPr>
      <w:tc>
        <w:tcPr>
          <w:tcW w:w="1517" w:type="dxa"/>
          <w:vAlign w:val="center"/>
        </w:tcPr>
        <w:p w14:paraId="5CB48844" w14:textId="77777777" w:rsidR="00904747" w:rsidRDefault="00904747">
          <w:pPr>
            <w:spacing w:before="60"/>
            <w:rPr>
              <w:sz w:val="22"/>
              <w:szCs w:val="22"/>
            </w:rPr>
          </w:pPr>
          <w:r>
            <w:rPr>
              <w:sz w:val="22"/>
              <w:szCs w:val="22"/>
            </w:rPr>
            <w:t>Nom :</w:t>
          </w:r>
        </w:p>
        <w:p w14:paraId="14DC729F" w14:textId="77777777" w:rsidR="00904747" w:rsidRDefault="00904747">
          <w:pPr>
            <w:rPr>
              <w:sz w:val="22"/>
              <w:szCs w:val="22"/>
            </w:rPr>
          </w:pPr>
          <w:r>
            <w:rPr>
              <w:sz w:val="22"/>
              <w:szCs w:val="22"/>
            </w:rPr>
            <w:t>Fonction :</w:t>
          </w:r>
        </w:p>
        <w:p w14:paraId="6825F009" w14:textId="77777777" w:rsidR="00904747" w:rsidRDefault="00904747">
          <w:pPr>
            <w:rPr>
              <w:sz w:val="22"/>
              <w:szCs w:val="22"/>
            </w:rPr>
          </w:pPr>
          <w:r>
            <w:rPr>
              <w:sz w:val="22"/>
              <w:szCs w:val="22"/>
            </w:rPr>
            <w:t>Visa :</w:t>
          </w:r>
        </w:p>
        <w:p w14:paraId="127684E8" w14:textId="77777777" w:rsidR="00904747" w:rsidRDefault="00904747">
          <w:pPr>
            <w:rPr>
              <w:sz w:val="22"/>
              <w:szCs w:val="22"/>
            </w:rPr>
          </w:pPr>
        </w:p>
      </w:tc>
      <w:tc>
        <w:tcPr>
          <w:tcW w:w="2772" w:type="dxa"/>
          <w:tcBorders>
            <w:top w:val="nil"/>
          </w:tcBorders>
          <w:vAlign w:val="center"/>
        </w:tcPr>
        <w:p w14:paraId="67D56084" w14:textId="77777777" w:rsidR="00904747" w:rsidRPr="009C51A5" w:rsidRDefault="00904747" w:rsidP="009C51A5"/>
        <w:p w14:paraId="7FE4968B" w14:textId="77777777" w:rsidR="00904747" w:rsidRDefault="00904747">
          <w:pPr>
            <w:pStyle w:val="Titre3"/>
            <w:jc w:val="center"/>
            <w:rPr>
              <w:color w:val="auto"/>
              <w:sz w:val="20"/>
              <w:szCs w:val="20"/>
            </w:rPr>
          </w:pPr>
        </w:p>
      </w:tc>
      <w:tc>
        <w:tcPr>
          <w:tcW w:w="2773" w:type="dxa"/>
          <w:tcBorders>
            <w:top w:val="nil"/>
          </w:tcBorders>
          <w:vAlign w:val="center"/>
        </w:tcPr>
        <w:p w14:paraId="7F705697" w14:textId="77777777" w:rsidR="00904747" w:rsidRDefault="00904747">
          <w:pPr>
            <w:pStyle w:val="Titre3"/>
            <w:jc w:val="center"/>
            <w:rPr>
              <w:color w:val="auto"/>
              <w:sz w:val="20"/>
              <w:szCs w:val="20"/>
            </w:rPr>
          </w:pPr>
        </w:p>
      </w:tc>
    </w:tr>
  </w:tbl>
  <w:p w14:paraId="6AF104AD" w14:textId="77777777" w:rsidR="00916BA2" w:rsidRDefault="00916B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E575C" w14:textId="77777777" w:rsidR="00127527" w:rsidRDefault="00127527">
      <w:r>
        <w:separator/>
      </w:r>
    </w:p>
  </w:footnote>
  <w:footnote w:type="continuationSeparator" w:id="0">
    <w:p w14:paraId="6BA15FF1" w14:textId="77777777" w:rsidR="00127527" w:rsidRDefault="001275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35" w:type="dxa"/>
      <w:jc w:val="center"/>
      <w:tblBorders>
        <w:top w:val="single" w:sz="4" w:space="0" w:color="008000"/>
        <w:left w:val="single" w:sz="4" w:space="0" w:color="008000"/>
        <w:bottom w:val="single" w:sz="4" w:space="0" w:color="008000"/>
        <w:right w:val="single" w:sz="4" w:space="0" w:color="008000"/>
        <w:insideH w:val="single" w:sz="4" w:space="0" w:color="008000"/>
        <w:insideV w:val="single" w:sz="4" w:space="0" w:color="008000"/>
      </w:tblBorders>
      <w:tblLayout w:type="fixed"/>
      <w:tblCellMar>
        <w:left w:w="70" w:type="dxa"/>
        <w:right w:w="70" w:type="dxa"/>
      </w:tblCellMar>
      <w:tblLook w:val="0000" w:firstRow="0" w:lastRow="0" w:firstColumn="0" w:lastColumn="0" w:noHBand="0" w:noVBand="0"/>
    </w:tblPr>
    <w:tblGrid>
      <w:gridCol w:w="1659"/>
      <w:gridCol w:w="6360"/>
      <w:gridCol w:w="1816"/>
    </w:tblGrid>
    <w:tr w:rsidR="00904747" w14:paraId="39054437" w14:textId="77777777" w:rsidTr="001D7CBA">
      <w:trPr>
        <w:cantSplit/>
        <w:trHeight w:val="503"/>
        <w:jc w:val="center"/>
      </w:trPr>
      <w:tc>
        <w:tcPr>
          <w:tcW w:w="1659" w:type="dxa"/>
          <w:vAlign w:val="center"/>
        </w:tcPr>
        <w:p w14:paraId="491DBF38" w14:textId="77777777" w:rsidR="00904747" w:rsidRDefault="00904747" w:rsidP="00904747">
          <w:pPr>
            <w:pStyle w:val="Titre7"/>
          </w:pPr>
          <w:r>
            <w:rPr>
              <w:noProof/>
            </w:rPr>
            <w:drawing>
              <wp:inline distT="0" distB="0" distL="0" distR="0" wp14:anchorId="3C76772B" wp14:editId="27C681D1">
                <wp:extent cx="901700" cy="901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 - 1.png"/>
                        <pic:cNvPicPr/>
                      </pic:nvPicPr>
                      <pic:blipFill>
                        <a:blip r:embed="rId1"/>
                        <a:stretch>
                          <a:fillRect/>
                        </a:stretch>
                      </pic:blipFill>
                      <pic:spPr>
                        <a:xfrm>
                          <a:off x="0" y="0"/>
                          <a:ext cx="901700" cy="901700"/>
                        </a:xfrm>
                        <a:prstGeom prst="rect">
                          <a:avLst/>
                        </a:prstGeom>
                      </pic:spPr>
                    </pic:pic>
                  </a:graphicData>
                </a:graphic>
              </wp:inline>
            </w:drawing>
          </w:r>
          <w:r>
            <w:t xml:space="preserve"> </w:t>
          </w:r>
        </w:p>
        <w:p w14:paraId="153D9EF0" w14:textId="77777777" w:rsidR="00904747" w:rsidRDefault="00904747" w:rsidP="00904747">
          <w:pPr>
            <w:pStyle w:val="Titre7"/>
          </w:pPr>
          <w:proofErr w:type="spellStart"/>
          <w:r>
            <w:t>SiCE</w:t>
          </w:r>
          <w:proofErr w:type="spellEnd"/>
          <w:r>
            <w:t xml:space="preserve"> </w:t>
          </w:r>
        </w:p>
      </w:tc>
      <w:tc>
        <w:tcPr>
          <w:tcW w:w="6360" w:type="dxa"/>
          <w:vAlign w:val="center"/>
        </w:tcPr>
        <w:p w14:paraId="78071D9F" w14:textId="77777777" w:rsidR="00904747" w:rsidRPr="00C91CEF" w:rsidRDefault="00904747" w:rsidP="00904747">
          <w:pPr>
            <w:pStyle w:val="Titre3"/>
            <w:jc w:val="center"/>
            <w:rPr>
              <w:b/>
              <w:bCs/>
              <w:lang w:val="en-US"/>
            </w:rPr>
          </w:pPr>
          <w:r w:rsidRPr="00C91CEF">
            <w:rPr>
              <w:b/>
              <w:bCs/>
              <w:lang w:val="en-US"/>
            </w:rPr>
            <w:t>Microscopy procedure</w:t>
          </w:r>
        </w:p>
      </w:tc>
      <w:tc>
        <w:tcPr>
          <w:tcW w:w="1816" w:type="dxa"/>
          <w:vAlign w:val="center"/>
        </w:tcPr>
        <w:p w14:paraId="4408650E" w14:textId="77777777" w:rsidR="00904747" w:rsidRDefault="00904747" w:rsidP="00904747">
          <w:pPr>
            <w:pStyle w:val="Titre6"/>
            <w:jc w:val="left"/>
            <w:rPr>
              <w:b w:val="0"/>
              <w:bCs w:val="0"/>
            </w:rPr>
          </w:pPr>
          <w:r>
            <w:rPr>
              <w:b w:val="0"/>
              <w:bCs w:val="0"/>
            </w:rPr>
            <w:t xml:space="preserve">Réf. : </w:t>
          </w:r>
          <w:proofErr w:type="spellStart"/>
          <w:r w:rsidR="00782822">
            <w:rPr>
              <w:b w:val="0"/>
              <w:bCs w:val="0"/>
            </w:rPr>
            <w:t>SiCE_Prot</w:t>
          </w:r>
          <w:proofErr w:type="spellEnd"/>
          <w:r w:rsidR="00782822">
            <w:rPr>
              <w:b w:val="0"/>
              <w:bCs w:val="0"/>
            </w:rPr>
            <w:t>_</w:t>
          </w:r>
        </w:p>
        <w:p w14:paraId="1119B383" w14:textId="2C16FA4D" w:rsidR="00904747" w:rsidRDefault="00904747" w:rsidP="00904747">
          <w:pPr>
            <w:rPr>
              <w:color w:val="0070C0"/>
            </w:rPr>
          </w:pPr>
          <w:r>
            <w:t xml:space="preserve">Version : </w:t>
          </w:r>
          <w:r w:rsidR="008B008E">
            <w:rPr>
              <w:color w:val="0070C0"/>
            </w:rPr>
            <w:t>V2</w:t>
          </w:r>
          <w:r w:rsidR="00782822">
            <w:t xml:space="preserve"> </w:t>
          </w:r>
          <w:r>
            <w:t xml:space="preserve">Date : </w:t>
          </w:r>
          <w:r w:rsidR="008B008E">
            <w:t>Nov. 2022</w:t>
          </w:r>
        </w:p>
        <w:p w14:paraId="220871DF" w14:textId="77777777" w:rsidR="00904747" w:rsidRDefault="00904747" w:rsidP="00904747">
          <w:pPr>
            <w:rPr>
              <w:color w:val="008000"/>
            </w:rPr>
          </w:pPr>
          <w:r>
            <w:t xml:space="preserve">Page : </w:t>
          </w:r>
          <w:r w:rsidRPr="008570FD">
            <w:rPr>
              <w:rStyle w:val="Numrodepage"/>
              <w:color w:val="0070C0"/>
            </w:rPr>
            <w:fldChar w:fldCharType="begin"/>
          </w:r>
          <w:r w:rsidRPr="008570FD">
            <w:rPr>
              <w:rStyle w:val="Numrodepage"/>
              <w:color w:val="0070C0"/>
            </w:rPr>
            <w:instrText xml:space="preserve"> PAGE </w:instrText>
          </w:r>
          <w:r w:rsidRPr="008570FD">
            <w:rPr>
              <w:rStyle w:val="Numrodepage"/>
              <w:color w:val="0070C0"/>
            </w:rPr>
            <w:fldChar w:fldCharType="separate"/>
          </w:r>
          <w:r>
            <w:rPr>
              <w:rStyle w:val="Numrodepage"/>
              <w:noProof/>
              <w:color w:val="0070C0"/>
            </w:rPr>
            <w:t>1</w:t>
          </w:r>
          <w:r w:rsidRPr="008570FD">
            <w:rPr>
              <w:rStyle w:val="Numrodepage"/>
              <w:color w:val="0070C0"/>
            </w:rPr>
            <w:fldChar w:fldCharType="end"/>
          </w:r>
          <w:r w:rsidRPr="008570FD">
            <w:rPr>
              <w:rStyle w:val="Numrodepage"/>
              <w:color w:val="0070C0"/>
            </w:rPr>
            <w:t>/</w:t>
          </w:r>
          <w:r w:rsidRPr="008570FD">
            <w:rPr>
              <w:rStyle w:val="Numrodepage"/>
              <w:color w:val="0070C0"/>
            </w:rPr>
            <w:fldChar w:fldCharType="begin"/>
          </w:r>
          <w:r w:rsidRPr="008570FD">
            <w:rPr>
              <w:rStyle w:val="Numrodepage"/>
              <w:color w:val="0070C0"/>
            </w:rPr>
            <w:instrText xml:space="preserve"> NUMPAGES </w:instrText>
          </w:r>
          <w:r w:rsidRPr="008570FD">
            <w:rPr>
              <w:rStyle w:val="Numrodepage"/>
              <w:color w:val="0070C0"/>
            </w:rPr>
            <w:fldChar w:fldCharType="separate"/>
          </w:r>
          <w:r>
            <w:rPr>
              <w:rStyle w:val="Numrodepage"/>
              <w:noProof/>
              <w:color w:val="0070C0"/>
            </w:rPr>
            <w:t>2</w:t>
          </w:r>
          <w:r w:rsidRPr="008570FD">
            <w:rPr>
              <w:rStyle w:val="Numrodepage"/>
              <w:color w:val="0070C0"/>
            </w:rPr>
            <w:fldChar w:fldCharType="end"/>
          </w:r>
        </w:p>
      </w:tc>
    </w:tr>
  </w:tbl>
  <w:p w14:paraId="1A16C168" w14:textId="77777777" w:rsidR="00916BA2" w:rsidRDefault="00916BA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35" w:type="dxa"/>
      <w:jc w:val="center"/>
      <w:tblBorders>
        <w:top w:val="single" w:sz="4" w:space="0" w:color="008000"/>
        <w:left w:val="single" w:sz="4" w:space="0" w:color="008000"/>
        <w:bottom w:val="single" w:sz="4" w:space="0" w:color="008000"/>
        <w:right w:val="single" w:sz="4" w:space="0" w:color="008000"/>
        <w:insideH w:val="single" w:sz="4" w:space="0" w:color="008000"/>
        <w:insideV w:val="single" w:sz="4" w:space="0" w:color="008000"/>
      </w:tblBorders>
      <w:tblLayout w:type="fixed"/>
      <w:tblCellMar>
        <w:left w:w="70" w:type="dxa"/>
        <w:right w:w="70" w:type="dxa"/>
      </w:tblCellMar>
      <w:tblLook w:val="0000" w:firstRow="0" w:lastRow="0" w:firstColumn="0" w:lastColumn="0" w:noHBand="0" w:noVBand="0"/>
    </w:tblPr>
    <w:tblGrid>
      <w:gridCol w:w="1659"/>
      <w:gridCol w:w="6360"/>
      <w:gridCol w:w="1816"/>
    </w:tblGrid>
    <w:tr w:rsidR="00916BA2" w14:paraId="27D591A9" w14:textId="77777777" w:rsidTr="00FE2CBC">
      <w:trPr>
        <w:cantSplit/>
        <w:trHeight w:val="503"/>
        <w:jc w:val="center"/>
      </w:trPr>
      <w:tc>
        <w:tcPr>
          <w:tcW w:w="1659" w:type="dxa"/>
          <w:vMerge w:val="restart"/>
          <w:vAlign w:val="center"/>
        </w:tcPr>
        <w:p w14:paraId="0A125CBD" w14:textId="77777777" w:rsidR="001E7402" w:rsidRDefault="001E7402">
          <w:pPr>
            <w:pStyle w:val="Titre7"/>
          </w:pPr>
          <w:r>
            <w:rPr>
              <w:noProof/>
            </w:rPr>
            <w:drawing>
              <wp:inline distT="0" distB="0" distL="0" distR="0" wp14:anchorId="056EF690" wp14:editId="0CF5984E">
                <wp:extent cx="901700" cy="901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 - 1.png"/>
                        <pic:cNvPicPr/>
                      </pic:nvPicPr>
                      <pic:blipFill>
                        <a:blip r:embed="rId1"/>
                        <a:stretch>
                          <a:fillRect/>
                        </a:stretch>
                      </pic:blipFill>
                      <pic:spPr>
                        <a:xfrm>
                          <a:off x="0" y="0"/>
                          <a:ext cx="901700" cy="901700"/>
                        </a:xfrm>
                        <a:prstGeom prst="rect">
                          <a:avLst/>
                        </a:prstGeom>
                      </pic:spPr>
                    </pic:pic>
                  </a:graphicData>
                </a:graphic>
              </wp:inline>
            </w:drawing>
          </w:r>
          <w:r>
            <w:t xml:space="preserve"> </w:t>
          </w:r>
        </w:p>
        <w:p w14:paraId="7D7C708F" w14:textId="77777777" w:rsidR="00916BA2" w:rsidRDefault="001E7402">
          <w:pPr>
            <w:pStyle w:val="Titre7"/>
          </w:pPr>
          <w:proofErr w:type="spellStart"/>
          <w:r>
            <w:t>SiCE</w:t>
          </w:r>
          <w:proofErr w:type="spellEnd"/>
          <w:r w:rsidR="00D013C9">
            <w:t xml:space="preserve"> </w:t>
          </w:r>
        </w:p>
      </w:tc>
      <w:tc>
        <w:tcPr>
          <w:tcW w:w="6360" w:type="dxa"/>
          <w:vAlign w:val="center"/>
        </w:tcPr>
        <w:p w14:paraId="29F71D1B" w14:textId="77777777" w:rsidR="00916BA2" w:rsidRDefault="00F16F2E">
          <w:pPr>
            <w:pStyle w:val="Titre3"/>
            <w:jc w:val="center"/>
            <w:rPr>
              <w:b/>
              <w:bCs/>
            </w:rPr>
          </w:pPr>
          <w:proofErr w:type="spellStart"/>
          <w:r>
            <w:rPr>
              <w:b/>
              <w:bCs/>
            </w:rPr>
            <w:t>Microscopy</w:t>
          </w:r>
          <w:proofErr w:type="spellEnd"/>
          <w:r>
            <w:rPr>
              <w:b/>
              <w:bCs/>
            </w:rPr>
            <w:t xml:space="preserve"> </w:t>
          </w:r>
          <w:proofErr w:type="spellStart"/>
          <w:r>
            <w:rPr>
              <w:b/>
              <w:bCs/>
            </w:rPr>
            <w:t>procedure</w:t>
          </w:r>
          <w:proofErr w:type="spellEnd"/>
        </w:p>
      </w:tc>
      <w:tc>
        <w:tcPr>
          <w:tcW w:w="1816" w:type="dxa"/>
          <w:vMerge w:val="restart"/>
          <w:vAlign w:val="center"/>
        </w:tcPr>
        <w:p w14:paraId="082451BB" w14:textId="77777777" w:rsidR="00782822" w:rsidRDefault="00782822" w:rsidP="00782822">
          <w:pPr>
            <w:pStyle w:val="Titre6"/>
            <w:jc w:val="left"/>
            <w:rPr>
              <w:b w:val="0"/>
              <w:bCs w:val="0"/>
            </w:rPr>
          </w:pPr>
          <w:r>
            <w:rPr>
              <w:b w:val="0"/>
              <w:bCs w:val="0"/>
            </w:rPr>
            <w:t xml:space="preserve">Réf. : </w:t>
          </w:r>
          <w:proofErr w:type="spellStart"/>
          <w:r>
            <w:rPr>
              <w:b w:val="0"/>
              <w:bCs w:val="0"/>
            </w:rPr>
            <w:t>SiCE_Prot</w:t>
          </w:r>
          <w:proofErr w:type="spellEnd"/>
          <w:r>
            <w:rPr>
              <w:b w:val="0"/>
              <w:bCs w:val="0"/>
            </w:rPr>
            <w:t>_</w:t>
          </w:r>
        </w:p>
        <w:p w14:paraId="746019E5" w14:textId="3F4E3BA1" w:rsidR="00916BA2" w:rsidRDefault="00916BA2">
          <w:r>
            <w:t xml:space="preserve">Version : </w:t>
          </w:r>
          <w:del w:id="6" w:author="Vincent B" w:date="2022-11-09T08:44:00Z">
            <w:r w:rsidR="00782822" w:rsidDel="00204CC5">
              <w:rPr>
                <w:color w:val="0070C0"/>
              </w:rPr>
              <w:delText>Beta</w:delText>
            </w:r>
          </w:del>
          <w:ins w:id="7" w:author="Vincent B" w:date="2022-11-09T08:44:00Z">
            <w:r w:rsidR="00204CC5">
              <w:rPr>
                <w:color w:val="0070C0"/>
              </w:rPr>
              <w:t>V2</w:t>
            </w:r>
          </w:ins>
        </w:p>
        <w:p w14:paraId="25CE516A" w14:textId="77777777" w:rsidR="001E7402" w:rsidRDefault="00916BA2" w:rsidP="001E7402">
          <w:pPr>
            <w:rPr>
              <w:color w:val="0070C0"/>
            </w:rPr>
          </w:pPr>
          <w:r>
            <w:t xml:space="preserve">Date : </w:t>
          </w:r>
        </w:p>
        <w:p w14:paraId="771626A5" w14:textId="77777777" w:rsidR="00916BA2" w:rsidRDefault="00916BA2" w:rsidP="001E7402">
          <w:pPr>
            <w:rPr>
              <w:color w:val="008000"/>
            </w:rPr>
          </w:pPr>
          <w:r>
            <w:t xml:space="preserve">Page : </w:t>
          </w:r>
          <w:r w:rsidRPr="008570FD">
            <w:rPr>
              <w:rStyle w:val="Numrodepage"/>
              <w:color w:val="0070C0"/>
            </w:rPr>
            <w:fldChar w:fldCharType="begin"/>
          </w:r>
          <w:r w:rsidRPr="008570FD">
            <w:rPr>
              <w:rStyle w:val="Numrodepage"/>
              <w:color w:val="0070C0"/>
            </w:rPr>
            <w:instrText xml:space="preserve"> PAGE </w:instrText>
          </w:r>
          <w:r w:rsidRPr="008570FD">
            <w:rPr>
              <w:rStyle w:val="Numrodepage"/>
              <w:color w:val="0070C0"/>
            </w:rPr>
            <w:fldChar w:fldCharType="separate"/>
          </w:r>
          <w:r w:rsidR="0093578E">
            <w:rPr>
              <w:rStyle w:val="Numrodepage"/>
              <w:noProof/>
              <w:color w:val="0070C0"/>
            </w:rPr>
            <w:t>1</w:t>
          </w:r>
          <w:r w:rsidRPr="008570FD">
            <w:rPr>
              <w:rStyle w:val="Numrodepage"/>
              <w:color w:val="0070C0"/>
            </w:rPr>
            <w:fldChar w:fldCharType="end"/>
          </w:r>
          <w:r w:rsidRPr="008570FD">
            <w:rPr>
              <w:rStyle w:val="Numrodepage"/>
              <w:color w:val="0070C0"/>
            </w:rPr>
            <w:t>/</w:t>
          </w:r>
          <w:r w:rsidRPr="008570FD">
            <w:rPr>
              <w:rStyle w:val="Numrodepage"/>
              <w:color w:val="0070C0"/>
            </w:rPr>
            <w:fldChar w:fldCharType="begin"/>
          </w:r>
          <w:r w:rsidRPr="008570FD">
            <w:rPr>
              <w:rStyle w:val="Numrodepage"/>
              <w:color w:val="0070C0"/>
            </w:rPr>
            <w:instrText xml:space="preserve"> NUMPAGES </w:instrText>
          </w:r>
          <w:r w:rsidRPr="008570FD">
            <w:rPr>
              <w:rStyle w:val="Numrodepage"/>
              <w:color w:val="0070C0"/>
            </w:rPr>
            <w:fldChar w:fldCharType="separate"/>
          </w:r>
          <w:r w:rsidR="0093578E">
            <w:rPr>
              <w:rStyle w:val="Numrodepage"/>
              <w:noProof/>
              <w:color w:val="0070C0"/>
            </w:rPr>
            <w:t>2</w:t>
          </w:r>
          <w:r w:rsidRPr="008570FD">
            <w:rPr>
              <w:rStyle w:val="Numrodepage"/>
              <w:color w:val="0070C0"/>
            </w:rPr>
            <w:fldChar w:fldCharType="end"/>
          </w:r>
        </w:p>
      </w:tc>
    </w:tr>
    <w:tr w:rsidR="00916BA2" w:rsidRPr="008B008E" w14:paraId="74290B1D" w14:textId="77777777" w:rsidTr="00FE2CBC">
      <w:trPr>
        <w:cantSplit/>
        <w:trHeight w:val="616"/>
        <w:jc w:val="center"/>
      </w:trPr>
      <w:tc>
        <w:tcPr>
          <w:tcW w:w="1659" w:type="dxa"/>
          <w:vMerge/>
        </w:tcPr>
        <w:p w14:paraId="4741D4D7" w14:textId="77777777" w:rsidR="00916BA2" w:rsidRDefault="00916BA2">
          <w:pPr>
            <w:jc w:val="center"/>
          </w:pPr>
        </w:p>
      </w:tc>
      <w:tc>
        <w:tcPr>
          <w:tcW w:w="6360" w:type="dxa"/>
          <w:vAlign w:val="center"/>
        </w:tcPr>
        <w:p w14:paraId="438F0AC8" w14:textId="77777777" w:rsidR="00916BA2" w:rsidRPr="006A4BF2" w:rsidRDefault="00762F02">
          <w:pPr>
            <w:jc w:val="center"/>
            <w:rPr>
              <w:b/>
              <w:bCs/>
              <w:color w:val="0000FF"/>
              <w:lang w:val="en-US"/>
            </w:rPr>
          </w:pPr>
          <w:r w:rsidRPr="006A4BF2">
            <w:rPr>
              <w:b/>
              <w:bCs/>
              <w:color w:val="0000FF"/>
              <w:lang w:val="en-US"/>
            </w:rPr>
            <w:t>Fluorescence Recovery After Photobleaching</w:t>
          </w:r>
        </w:p>
        <w:p w14:paraId="619D69DB" w14:textId="77777777" w:rsidR="00762F02" w:rsidRPr="006A4BF2" w:rsidRDefault="00762F02">
          <w:pPr>
            <w:jc w:val="center"/>
            <w:rPr>
              <w:b/>
              <w:bCs/>
              <w:color w:val="0000FF"/>
              <w:lang w:val="en-US"/>
            </w:rPr>
          </w:pPr>
          <w:r w:rsidRPr="006A4BF2">
            <w:rPr>
              <w:b/>
              <w:bCs/>
              <w:color w:val="0000FF"/>
              <w:lang w:val="en-US"/>
            </w:rPr>
            <w:t>FRAP on Arabidopsis roots</w:t>
          </w:r>
        </w:p>
      </w:tc>
      <w:tc>
        <w:tcPr>
          <w:tcW w:w="1816" w:type="dxa"/>
          <w:vMerge/>
        </w:tcPr>
        <w:p w14:paraId="6EF2D02C" w14:textId="77777777" w:rsidR="00916BA2" w:rsidRPr="006A4BF2" w:rsidRDefault="00916BA2">
          <w:pPr>
            <w:jc w:val="center"/>
            <w:rPr>
              <w:b/>
              <w:bCs/>
              <w:lang w:val="en-US"/>
            </w:rPr>
          </w:pPr>
        </w:p>
      </w:tc>
    </w:tr>
  </w:tbl>
  <w:p w14:paraId="659C3D5C" w14:textId="77777777" w:rsidR="00916BA2" w:rsidRPr="006A4BF2" w:rsidRDefault="00916BA2">
    <w:pPr>
      <w:pStyle w:val="En-tt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0"/>
    <w:lvl w:ilvl="0">
      <w:numFmt w:val="bullet"/>
      <w:lvlText w:val=""/>
      <w:lvlJc w:val="left"/>
      <w:pPr>
        <w:tabs>
          <w:tab w:val="num" w:pos="360"/>
        </w:tabs>
        <w:ind w:left="360" w:hanging="360"/>
      </w:pPr>
      <w:rPr>
        <w:rFonts w:ascii="Wingdings" w:hAnsi="Wingdings" w:hint="default"/>
      </w:rPr>
    </w:lvl>
  </w:abstractNum>
  <w:abstractNum w:abstractNumId="1" w15:restartNumberingAfterBreak="0">
    <w:nsid w:val="00000003"/>
    <w:multiLevelType w:val="singleLevel"/>
    <w:tmpl w:val="0013040C"/>
    <w:lvl w:ilvl="0">
      <w:start w:val="1"/>
      <w:numFmt w:val="upperRoman"/>
      <w:lvlText w:val="%1."/>
      <w:lvlJc w:val="left"/>
      <w:pPr>
        <w:tabs>
          <w:tab w:val="num" w:pos="720"/>
        </w:tabs>
        <w:ind w:left="720" w:hanging="720"/>
      </w:pPr>
      <w:rPr>
        <w:rFonts w:cs="Times New Roman" w:hint="default"/>
      </w:rPr>
    </w:lvl>
  </w:abstractNum>
  <w:abstractNum w:abstractNumId="2" w15:restartNumberingAfterBreak="0">
    <w:nsid w:val="00000007"/>
    <w:multiLevelType w:val="singleLevel"/>
    <w:tmpl w:val="00000000"/>
    <w:lvl w:ilvl="0">
      <w:numFmt w:val="bullet"/>
      <w:lvlText w:val=""/>
      <w:lvlJc w:val="left"/>
      <w:pPr>
        <w:tabs>
          <w:tab w:val="num" w:pos="360"/>
        </w:tabs>
        <w:ind w:left="360" w:hanging="360"/>
      </w:pPr>
      <w:rPr>
        <w:rFonts w:ascii="Wingdings" w:hAnsi="Wingdings" w:hint="default"/>
      </w:rPr>
    </w:lvl>
  </w:abstractNum>
  <w:abstractNum w:abstractNumId="3" w15:restartNumberingAfterBreak="0">
    <w:nsid w:val="07DE720F"/>
    <w:multiLevelType w:val="hybridMultilevel"/>
    <w:tmpl w:val="31D634F2"/>
    <w:lvl w:ilvl="0" w:tplc="2F7ACA9A">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4" w15:restartNumberingAfterBreak="0">
    <w:nsid w:val="12480EF3"/>
    <w:multiLevelType w:val="hybridMultilevel"/>
    <w:tmpl w:val="44FCDBDE"/>
    <w:lvl w:ilvl="0" w:tplc="AA04FC7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8F44A6"/>
    <w:multiLevelType w:val="hybridMultilevel"/>
    <w:tmpl w:val="A3B83698"/>
    <w:lvl w:ilvl="0" w:tplc="563EF6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D45F6E"/>
    <w:multiLevelType w:val="hybridMultilevel"/>
    <w:tmpl w:val="8E7E1A38"/>
    <w:lvl w:ilvl="0" w:tplc="563EF6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CB58AB"/>
    <w:multiLevelType w:val="hybridMultilevel"/>
    <w:tmpl w:val="C26651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0B0C41"/>
    <w:multiLevelType w:val="hybridMultilevel"/>
    <w:tmpl w:val="3E64DA1A"/>
    <w:lvl w:ilvl="0" w:tplc="563EF6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11DC6"/>
    <w:multiLevelType w:val="hybridMultilevel"/>
    <w:tmpl w:val="F0988D0E"/>
    <w:lvl w:ilvl="0" w:tplc="563EF6B6">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32D227B"/>
    <w:multiLevelType w:val="hybridMultilevel"/>
    <w:tmpl w:val="E2546CF6"/>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1" w15:restartNumberingAfterBreak="0">
    <w:nsid w:val="25113990"/>
    <w:multiLevelType w:val="hybridMultilevel"/>
    <w:tmpl w:val="6A9A362A"/>
    <w:lvl w:ilvl="0" w:tplc="10E2258A">
      <w:start w:val="9"/>
      <w:numFmt w:val="upperRoman"/>
      <w:lvlText w:val="%1."/>
      <w:lvlJc w:val="left"/>
      <w:pPr>
        <w:tabs>
          <w:tab w:val="num" w:pos="1080"/>
        </w:tabs>
        <w:ind w:left="1080" w:hanging="720"/>
      </w:pPr>
      <w:rPr>
        <w:rFonts w:cs="Times New Roman" w:hint="default"/>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2" w15:restartNumberingAfterBreak="0">
    <w:nsid w:val="2CB30BA7"/>
    <w:multiLevelType w:val="hybridMultilevel"/>
    <w:tmpl w:val="4A1C90B0"/>
    <w:lvl w:ilvl="0" w:tplc="17740BA6">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13" w15:restartNumberingAfterBreak="0">
    <w:nsid w:val="2CE16172"/>
    <w:multiLevelType w:val="hybridMultilevel"/>
    <w:tmpl w:val="39BAE96C"/>
    <w:lvl w:ilvl="0" w:tplc="740E9EA2">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14" w15:restartNumberingAfterBreak="0">
    <w:nsid w:val="2D195054"/>
    <w:multiLevelType w:val="hybridMultilevel"/>
    <w:tmpl w:val="C2AE2E80"/>
    <w:lvl w:ilvl="0" w:tplc="040C000F">
      <w:start w:val="1"/>
      <w:numFmt w:val="decimal"/>
      <w:lvlText w:val="%1."/>
      <w:lvlJc w:val="left"/>
      <w:pPr>
        <w:ind w:left="1334" w:hanging="360"/>
      </w:pPr>
    </w:lvl>
    <w:lvl w:ilvl="1" w:tplc="040C0019">
      <w:start w:val="1"/>
      <w:numFmt w:val="lowerLetter"/>
      <w:lvlText w:val="%2."/>
      <w:lvlJc w:val="left"/>
      <w:pPr>
        <w:ind w:left="2054" w:hanging="360"/>
      </w:pPr>
    </w:lvl>
    <w:lvl w:ilvl="2" w:tplc="040C001B" w:tentative="1">
      <w:start w:val="1"/>
      <w:numFmt w:val="lowerRoman"/>
      <w:lvlText w:val="%3."/>
      <w:lvlJc w:val="right"/>
      <w:pPr>
        <w:ind w:left="2774" w:hanging="180"/>
      </w:pPr>
    </w:lvl>
    <w:lvl w:ilvl="3" w:tplc="040C000F" w:tentative="1">
      <w:start w:val="1"/>
      <w:numFmt w:val="decimal"/>
      <w:lvlText w:val="%4."/>
      <w:lvlJc w:val="left"/>
      <w:pPr>
        <w:ind w:left="3494" w:hanging="360"/>
      </w:pPr>
    </w:lvl>
    <w:lvl w:ilvl="4" w:tplc="040C0019" w:tentative="1">
      <w:start w:val="1"/>
      <w:numFmt w:val="lowerLetter"/>
      <w:lvlText w:val="%5."/>
      <w:lvlJc w:val="left"/>
      <w:pPr>
        <w:ind w:left="4214" w:hanging="360"/>
      </w:pPr>
    </w:lvl>
    <w:lvl w:ilvl="5" w:tplc="040C001B" w:tentative="1">
      <w:start w:val="1"/>
      <w:numFmt w:val="lowerRoman"/>
      <w:lvlText w:val="%6."/>
      <w:lvlJc w:val="right"/>
      <w:pPr>
        <w:ind w:left="4934" w:hanging="180"/>
      </w:pPr>
    </w:lvl>
    <w:lvl w:ilvl="6" w:tplc="040C000F" w:tentative="1">
      <w:start w:val="1"/>
      <w:numFmt w:val="decimal"/>
      <w:lvlText w:val="%7."/>
      <w:lvlJc w:val="left"/>
      <w:pPr>
        <w:ind w:left="5654" w:hanging="360"/>
      </w:pPr>
    </w:lvl>
    <w:lvl w:ilvl="7" w:tplc="040C0019" w:tentative="1">
      <w:start w:val="1"/>
      <w:numFmt w:val="lowerLetter"/>
      <w:lvlText w:val="%8."/>
      <w:lvlJc w:val="left"/>
      <w:pPr>
        <w:ind w:left="6374" w:hanging="360"/>
      </w:pPr>
    </w:lvl>
    <w:lvl w:ilvl="8" w:tplc="040C001B" w:tentative="1">
      <w:start w:val="1"/>
      <w:numFmt w:val="lowerRoman"/>
      <w:lvlText w:val="%9."/>
      <w:lvlJc w:val="right"/>
      <w:pPr>
        <w:ind w:left="7094" w:hanging="180"/>
      </w:pPr>
    </w:lvl>
  </w:abstractNum>
  <w:abstractNum w:abstractNumId="15" w15:restartNumberingAfterBreak="0">
    <w:nsid w:val="2E4E2D7C"/>
    <w:multiLevelType w:val="hybridMultilevel"/>
    <w:tmpl w:val="75129984"/>
    <w:lvl w:ilvl="0" w:tplc="7A30FBC6">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16" w15:restartNumberingAfterBreak="0">
    <w:nsid w:val="35AB217F"/>
    <w:multiLevelType w:val="hybridMultilevel"/>
    <w:tmpl w:val="61AEC7C6"/>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7" w15:restartNumberingAfterBreak="0">
    <w:nsid w:val="3C3F7B2C"/>
    <w:multiLevelType w:val="hybridMultilevel"/>
    <w:tmpl w:val="307EC2EA"/>
    <w:lvl w:ilvl="0" w:tplc="6A74437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18" w15:restartNumberingAfterBreak="0">
    <w:nsid w:val="42D77F8A"/>
    <w:multiLevelType w:val="hybridMultilevel"/>
    <w:tmpl w:val="D660C12C"/>
    <w:lvl w:ilvl="0" w:tplc="F14A6AE2">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19" w15:restartNumberingAfterBreak="0">
    <w:nsid w:val="456575A2"/>
    <w:multiLevelType w:val="hybridMultilevel"/>
    <w:tmpl w:val="B60A114E"/>
    <w:lvl w:ilvl="0" w:tplc="21FE776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0" w15:restartNumberingAfterBreak="0">
    <w:nsid w:val="470263E1"/>
    <w:multiLevelType w:val="hybridMultilevel"/>
    <w:tmpl w:val="2A8C9C90"/>
    <w:lvl w:ilvl="0" w:tplc="040C000F">
      <w:start w:val="1"/>
      <w:numFmt w:val="decimal"/>
      <w:lvlText w:val="%1."/>
      <w:lvlJc w:val="left"/>
      <w:pPr>
        <w:ind w:left="1334" w:hanging="360"/>
      </w:pPr>
    </w:lvl>
    <w:lvl w:ilvl="1" w:tplc="040C0019">
      <w:start w:val="1"/>
      <w:numFmt w:val="lowerLetter"/>
      <w:lvlText w:val="%2."/>
      <w:lvlJc w:val="left"/>
      <w:pPr>
        <w:ind w:left="2054" w:hanging="360"/>
      </w:pPr>
    </w:lvl>
    <w:lvl w:ilvl="2" w:tplc="040C001B" w:tentative="1">
      <w:start w:val="1"/>
      <w:numFmt w:val="lowerRoman"/>
      <w:lvlText w:val="%3."/>
      <w:lvlJc w:val="right"/>
      <w:pPr>
        <w:ind w:left="2774" w:hanging="180"/>
      </w:pPr>
    </w:lvl>
    <w:lvl w:ilvl="3" w:tplc="040C000F" w:tentative="1">
      <w:start w:val="1"/>
      <w:numFmt w:val="decimal"/>
      <w:lvlText w:val="%4."/>
      <w:lvlJc w:val="left"/>
      <w:pPr>
        <w:ind w:left="3494" w:hanging="360"/>
      </w:pPr>
    </w:lvl>
    <w:lvl w:ilvl="4" w:tplc="040C0019" w:tentative="1">
      <w:start w:val="1"/>
      <w:numFmt w:val="lowerLetter"/>
      <w:lvlText w:val="%5."/>
      <w:lvlJc w:val="left"/>
      <w:pPr>
        <w:ind w:left="4214" w:hanging="360"/>
      </w:pPr>
    </w:lvl>
    <w:lvl w:ilvl="5" w:tplc="040C001B" w:tentative="1">
      <w:start w:val="1"/>
      <w:numFmt w:val="lowerRoman"/>
      <w:lvlText w:val="%6."/>
      <w:lvlJc w:val="right"/>
      <w:pPr>
        <w:ind w:left="4934" w:hanging="180"/>
      </w:pPr>
    </w:lvl>
    <w:lvl w:ilvl="6" w:tplc="040C000F" w:tentative="1">
      <w:start w:val="1"/>
      <w:numFmt w:val="decimal"/>
      <w:lvlText w:val="%7."/>
      <w:lvlJc w:val="left"/>
      <w:pPr>
        <w:ind w:left="5654" w:hanging="360"/>
      </w:pPr>
    </w:lvl>
    <w:lvl w:ilvl="7" w:tplc="040C0019" w:tentative="1">
      <w:start w:val="1"/>
      <w:numFmt w:val="lowerLetter"/>
      <w:lvlText w:val="%8."/>
      <w:lvlJc w:val="left"/>
      <w:pPr>
        <w:ind w:left="6374" w:hanging="360"/>
      </w:pPr>
    </w:lvl>
    <w:lvl w:ilvl="8" w:tplc="040C001B" w:tentative="1">
      <w:start w:val="1"/>
      <w:numFmt w:val="lowerRoman"/>
      <w:lvlText w:val="%9."/>
      <w:lvlJc w:val="right"/>
      <w:pPr>
        <w:ind w:left="7094" w:hanging="180"/>
      </w:pPr>
    </w:lvl>
  </w:abstractNum>
  <w:abstractNum w:abstractNumId="21" w15:restartNumberingAfterBreak="0">
    <w:nsid w:val="500770CA"/>
    <w:multiLevelType w:val="hybridMultilevel"/>
    <w:tmpl w:val="AAB09A52"/>
    <w:lvl w:ilvl="0" w:tplc="563EF6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0C192A"/>
    <w:multiLevelType w:val="hybridMultilevel"/>
    <w:tmpl w:val="90522F70"/>
    <w:lvl w:ilvl="0" w:tplc="9C724878">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3" w15:restartNumberingAfterBreak="0">
    <w:nsid w:val="512B3004"/>
    <w:multiLevelType w:val="hybridMultilevel"/>
    <w:tmpl w:val="821CEBC4"/>
    <w:lvl w:ilvl="0" w:tplc="EE9EBDA2">
      <w:start w:val="9"/>
      <w:numFmt w:val="upperRoman"/>
      <w:lvlText w:val="%1."/>
      <w:lvlJc w:val="left"/>
      <w:pPr>
        <w:tabs>
          <w:tab w:val="num" w:pos="1080"/>
        </w:tabs>
        <w:ind w:left="1080" w:hanging="720"/>
      </w:pPr>
      <w:rPr>
        <w:rFonts w:cs="Times New Roman" w:hint="default"/>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24" w15:restartNumberingAfterBreak="0">
    <w:nsid w:val="53983A84"/>
    <w:multiLevelType w:val="hybridMultilevel"/>
    <w:tmpl w:val="1EDE9E2E"/>
    <w:lvl w:ilvl="0" w:tplc="563EF6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BC3135"/>
    <w:multiLevelType w:val="hybridMultilevel"/>
    <w:tmpl w:val="F654934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5C696EBC"/>
    <w:multiLevelType w:val="hybridMultilevel"/>
    <w:tmpl w:val="C70C8CDC"/>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7" w15:restartNumberingAfterBreak="0">
    <w:nsid w:val="627E4148"/>
    <w:multiLevelType w:val="hybridMultilevel"/>
    <w:tmpl w:val="B3183902"/>
    <w:lvl w:ilvl="0" w:tplc="1E085E28">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8" w15:restartNumberingAfterBreak="0">
    <w:nsid w:val="6E7719DD"/>
    <w:multiLevelType w:val="hybridMultilevel"/>
    <w:tmpl w:val="859661CC"/>
    <w:lvl w:ilvl="0" w:tplc="AA04FC7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9" w15:restartNumberingAfterBreak="0">
    <w:nsid w:val="6F572A94"/>
    <w:multiLevelType w:val="hybridMultilevel"/>
    <w:tmpl w:val="828E29B8"/>
    <w:lvl w:ilvl="0" w:tplc="563EF6B6">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0955996"/>
    <w:multiLevelType w:val="hybridMultilevel"/>
    <w:tmpl w:val="561A9366"/>
    <w:lvl w:ilvl="0" w:tplc="563EF6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10474B5"/>
    <w:multiLevelType w:val="hybridMultilevel"/>
    <w:tmpl w:val="44387D7A"/>
    <w:lvl w:ilvl="0" w:tplc="AA04FC7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4F36752"/>
    <w:multiLevelType w:val="hybridMultilevel"/>
    <w:tmpl w:val="65E43524"/>
    <w:lvl w:ilvl="0" w:tplc="393E62C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33" w15:restartNumberingAfterBreak="0">
    <w:nsid w:val="79712D33"/>
    <w:multiLevelType w:val="hybridMultilevel"/>
    <w:tmpl w:val="0AACDAF8"/>
    <w:lvl w:ilvl="0" w:tplc="1598ECF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num w:numId="1">
    <w:abstractNumId w:val="1"/>
  </w:num>
  <w:num w:numId="2">
    <w:abstractNumId w:val="2"/>
  </w:num>
  <w:num w:numId="3">
    <w:abstractNumId w:val="0"/>
  </w:num>
  <w:num w:numId="4">
    <w:abstractNumId w:val="23"/>
  </w:num>
  <w:num w:numId="5">
    <w:abstractNumId w:val="11"/>
  </w:num>
  <w:num w:numId="6">
    <w:abstractNumId w:val="14"/>
  </w:num>
  <w:num w:numId="7">
    <w:abstractNumId w:val="3"/>
  </w:num>
  <w:num w:numId="8">
    <w:abstractNumId w:val="22"/>
  </w:num>
  <w:num w:numId="9">
    <w:abstractNumId w:val="15"/>
  </w:num>
  <w:num w:numId="10">
    <w:abstractNumId w:val="17"/>
  </w:num>
  <w:num w:numId="11">
    <w:abstractNumId w:val="13"/>
  </w:num>
  <w:num w:numId="12">
    <w:abstractNumId w:val="32"/>
  </w:num>
  <w:num w:numId="13">
    <w:abstractNumId w:val="7"/>
  </w:num>
  <w:num w:numId="14">
    <w:abstractNumId w:val="25"/>
  </w:num>
  <w:num w:numId="15">
    <w:abstractNumId w:val="27"/>
  </w:num>
  <w:num w:numId="16">
    <w:abstractNumId w:val="16"/>
  </w:num>
  <w:num w:numId="17">
    <w:abstractNumId w:val="19"/>
  </w:num>
  <w:num w:numId="18">
    <w:abstractNumId w:val="18"/>
  </w:num>
  <w:num w:numId="19">
    <w:abstractNumId w:val="26"/>
  </w:num>
  <w:num w:numId="20">
    <w:abstractNumId w:val="12"/>
  </w:num>
  <w:num w:numId="21">
    <w:abstractNumId w:val="33"/>
  </w:num>
  <w:num w:numId="22">
    <w:abstractNumId w:val="28"/>
  </w:num>
  <w:num w:numId="23">
    <w:abstractNumId w:val="20"/>
  </w:num>
  <w:num w:numId="24">
    <w:abstractNumId w:val="4"/>
  </w:num>
  <w:num w:numId="25">
    <w:abstractNumId w:val="31"/>
  </w:num>
  <w:num w:numId="26">
    <w:abstractNumId w:val="8"/>
  </w:num>
  <w:num w:numId="27">
    <w:abstractNumId w:val="24"/>
  </w:num>
  <w:num w:numId="28">
    <w:abstractNumId w:val="30"/>
  </w:num>
  <w:num w:numId="29">
    <w:abstractNumId w:val="6"/>
  </w:num>
  <w:num w:numId="30">
    <w:abstractNumId w:val="5"/>
  </w:num>
  <w:num w:numId="31">
    <w:abstractNumId w:val="21"/>
  </w:num>
  <w:num w:numId="32">
    <w:abstractNumId w:val="10"/>
  </w:num>
  <w:num w:numId="33">
    <w:abstractNumId w:val="9"/>
  </w:num>
  <w:num w:numId="34">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ncent B">
    <w15:presenceInfo w15:providerId="None" w15:userId="Vincent B"/>
  </w15:person>
  <w15:person w15:author="cigisch">
    <w15:presenceInfo w15:providerId="None" w15:userId="cigi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20"/>
  <w:drawingGridVerticalSpacing w:val="120"/>
  <w:displayHorizontalDrawingGridEvery w:val="0"/>
  <w:displayVerticalDrawingGridEvery w:val="3"/>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483"/>
    <w:rsid w:val="00011EAF"/>
    <w:rsid w:val="0004214B"/>
    <w:rsid w:val="00061990"/>
    <w:rsid w:val="00081054"/>
    <w:rsid w:val="000B26EF"/>
    <w:rsid w:val="000B601E"/>
    <w:rsid w:val="000D1B50"/>
    <w:rsid w:val="000E2806"/>
    <w:rsid w:val="000F24C3"/>
    <w:rsid w:val="001025D2"/>
    <w:rsid w:val="00127527"/>
    <w:rsid w:val="00160281"/>
    <w:rsid w:val="00173843"/>
    <w:rsid w:val="001747AD"/>
    <w:rsid w:val="0018188C"/>
    <w:rsid w:val="001831D7"/>
    <w:rsid w:val="00183483"/>
    <w:rsid w:val="0018498E"/>
    <w:rsid w:val="001A1D96"/>
    <w:rsid w:val="001A209B"/>
    <w:rsid w:val="001E7402"/>
    <w:rsid w:val="00204CC5"/>
    <w:rsid w:val="00254E1F"/>
    <w:rsid w:val="00297080"/>
    <w:rsid w:val="002B30CB"/>
    <w:rsid w:val="002D7041"/>
    <w:rsid w:val="002E1DB2"/>
    <w:rsid w:val="002F742A"/>
    <w:rsid w:val="003021EB"/>
    <w:rsid w:val="00306747"/>
    <w:rsid w:val="00314334"/>
    <w:rsid w:val="00330662"/>
    <w:rsid w:val="003573EA"/>
    <w:rsid w:val="003A3D0E"/>
    <w:rsid w:val="003A5C69"/>
    <w:rsid w:val="003B1052"/>
    <w:rsid w:val="003B441C"/>
    <w:rsid w:val="00410A9A"/>
    <w:rsid w:val="004166D6"/>
    <w:rsid w:val="0045114C"/>
    <w:rsid w:val="00457DB1"/>
    <w:rsid w:val="00466A48"/>
    <w:rsid w:val="00484C3D"/>
    <w:rsid w:val="00493F04"/>
    <w:rsid w:val="004C5580"/>
    <w:rsid w:val="004F4B9D"/>
    <w:rsid w:val="004F52DB"/>
    <w:rsid w:val="00527032"/>
    <w:rsid w:val="00590C98"/>
    <w:rsid w:val="00594BAA"/>
    <w:rsid w:val="005A7D11"/>
    <w:rsid w:val="005C0E53"/>
    <w:rsid w:val="005F1B1C"/>
    <w:rsid w:val="005F7BB9"/>
    <w:rsid w:val="00604158"/>
    <w:rsid w:val="00611794"/>
    <w:rsid w:val="00614265"/>
    <w:rsid w:val="006171DC"/>
    <w:rsid w:val="00630536"/>
    <w:rsid w:val="00670144"/>
    <w:rsid w:val="006702C7"/>
    <w:rsid w:val="00675319"/>
    <w:rsid w:val="006A2575"/>
    <w:rsid w:val="006A4BF2"/>
    <w:rsid w:val="006B6DB3"/>
    <w:rsid w:val="006C3583"/>
    <w:rsid w:val="006C7E98"/>
    <w:rsid w:val="00712601"/>
    <w:rsid w:val="0072314D"/>
    <w:rsid w:val="007232B6"/>
    <w:rsid w:val="00734425"/>
    <w:rsid w:val="007550F4"/>
    <w:rsid w:val="00762F02"/>
    <w:rsid w:val="00782822"/>
    <w:rsid w:val="007A7364"/>
    <w:rsid w:val="007D2094"/>
    <w:rsid w:val="007E2054"/>
    <w:rsid w:val="00813573"/>
    <w:rsid w:val="00825598"/>
    <w:rsid w:val="00834877"/>
    <w:rsid w:val="0084792D"/>
    <w:rsid w:val="008517BB"/>
    <w:rsid w:val="00853D16"/>
    <w:rsid w:val="008570FD"/>
    <w:rsid w:val="00865DBD"/>
    <w:rsid w:val="008A0989"/>
    <w:rsid w:val="008B008E"/>
    <w:rsid w:val="008B0B67"/>
    <w:rsid w:val="008D6FDC"/>
    <w:rsid w:val="008E514C"/>
    <w:rsid w:val="00904747"/>
    <w:rsid w:val="00905B51"/>
    <w:rsid w:val="00907F69"/>
    <w:rsid w:val="00916BA2"/>
    <w:rsid w:val="00933AC8"/>
    <w:rsid w:val="0093547E"/>
    <w:rsid w:val="0093578E"/>
    <w:rsid w:val="00971A72"/>
    <w:rsid w:val="009A5CD3"/>
    <w:rsid w:val="009C51A5"/>
    <w:rsid w:val="009D6543"/>
    <w:rsid w:val="009E3AA5"/>
    <w:rsid w:val="009F4AB8"/>
    <w:rsid w:val="00A40A30"/>
    <w:rsid w:val="00A423C5"/>
    <w:rsid w:val="00A57D42"/>
    <w:rsid w:val="00AB083E"/>
    <w:rsid w:val="00AC74A3"/>
    <w:rsid w:val="00AD01DD"/>
    <w:rsid w:val="00AD5A55"/>
    <w:rsid w:val="00AE1E48"/>
    <w:rsid w:val="00B17F11"/>
    <w:rsid w:val="00B30E54"/>
    <w:rsid w:val="00B37915"/>
    <w:rsid w:val="00BB5A86"/>
    <w:rsid w:val="00BC0B99"/>
    <w:rsid w:val="00BD2FB5"/>
    <w:rsid w:val="00BD4D89"/>
    <w:rsid w:val="00BF4F64"/>
    <w:rsid w:val="00C13B5B"/>
    <w:rsid w:val="00C30C25"/>
    <w:rsid w:val="00C91CEF"/>
    <w:rsid w:val="00C92064"/>
    <w:rsid w:val="00CD203E"/>
    <w:rsid w:val="00CD61FD"/>
    <w:rsid w:val="00D013C9"/>
    <w:rsid w:val="00D307D5"/>
    <w:rsid w:val="00D54836"/>
    <w:rsid w:val="00D76040"/>
    <w:rsid w:val="00D772C3"/>
    <w:rsid w:val="00D855D0"/>
    <w:rsid w:val="00D90532"/>
    <w:rsid w:val="00DD31A6"/>
    <w:rsid w:val="00DE4E2C"/>
    <w:rsid w:val="00DF199A"/>
    <w:rsid w:val="00E1480E"/>
    <w:rsid w:val="00E16953"/>
    <w:rsid w:val="00E16C29"/>
    <w:rsid w:val="00E360EA"/>
    <w:rsid w:val="00E447D2"/>
    <w:rsid w:val="00E47076"/>
    <w:rsid w:val="00E7605A"/>
    <w:rsid w:val="00EB1879"/>
    <w:rsid w:val="00ED53F7"/>
    <w:rsid w:val="00EF48B4"/>
    <w:rsid w:val="00F07526"/>
    <w:rsid w:val="00F16F2E"/>
    <w:rsid w:val="00F43587"/>
    <w:rsid w:val="00F84E6B"/>
    <w:rsid w:val="00F8519A"/>
    <w:rsid w:val="00FC7B04"/>
    <w:rsid w:val="00FD03DB"/>
    <w:rsid w:val="00FE2C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4D6627"/>
  <w14:defaultImageDpi w14:val="0"/>
  <w15:docId w15:val="{8148CC6D-91BA-4AF6-9BA2-15C2CCA0D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semiHidden="1" w:uiPriority="0" w:unhideWhenUsed="1"/>
    <w:lsdException w:name="Body Text 3" w:locked="1" w:semiHidden="1" w:uiPriority="0" w:unhideWhenUsed="1"/>
    <w:lsdException w:name="Body Text Indent 2" w:semiHidden="1" w:unhideWhenUsed="1"/>
    <w:lsdException w:name="Body Text Indent 3" w:locked="1" w:semiHidden="1" w:uiPriority="0" w:unhideWhenUsed="1"/>
    <w:lsdException w:name="Block Text" w:semiHidden="1" w:unhideWhenUsed="1"/>
    <w:lsdException w:name="Hyperlink" w:locked="1" w:semiHidden="1" w:uiPriority="0"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605A"/>
    <w:pPr>
      <w:spacing w:after="0" w:line="240" w:lineRule="auto"/>
    </w:pPr>
    <w:rPr>
      <w:rFonts w:ascii="Times New Roman" w:hAnsi="Times New Roman" w:cs="Times New Roman"/>
      <w:sz w:val="24"/>
      <w:szCs w:val="24"/>
    </w:rPr>
  </w:style>
  <w:style w:type="paragraph" w:styleId="Titre1">
    <w:name w:val="heading 1"/>
    <w:basedOn w:val="Normal"/>
    <w:next w:val="Normal"/>
    <w:link w:val="Titre1Car"/>
    <w:uiPriority w:val="99"/>
    <w:qFormat/>
    <w:pPr>
      <w:keepNext/>
      <w:outlineLvl w:val="0"/>
    </w:pPr>
  </w:style>
  <w:style w:type="paragraph" w:styleId="Titre2">
    <w:name w:val="heading 2"/>
    <w:basedOn w:val="Normal"/>
    <w:next w:val="Normal"/>
    <w:link w:val="Titre2Car"/>
    <w:uiPriority w:val="99"/>
    <w:qFormat/>
    <w:pPr>
      <w:keepNext/>
      <w:jc w:val="center"/>
      <w:outlineLvl w:val="1"/>
    </w:pPr>
    <w:rPr>
      <w:color w:val="008000"/>
      <w:sz w:val="28"/>
      <w:szCs w:val="28"/>
    </w:rPr>
  </w:style>
  <w:style w:type="paragraph" w:styleId="Titre3">
    <w:name w:val="heading 3"/>
    <w:basedOn w:val="Normal"/>
    <w:next w:val="Normal"/>
    <w:link w:val="Titre3Car"/>
    <w:uiPriority w:val="99"/>
    <w:qFormat/>
    <w:pPr>
      <w:keepNext/>
      <w:outlineLvl w:val="2"/>
    </w:pPr>
    <w:rPr>
      <w:color w:val="008000"/>
    </w:rPr>
  </w:style>
  <w:style w:type="paragraph" w:styleId="Titre4">
    <w:name w:val="heading 4"/>
    <w:basedOn w:val="Normal"/>
    <w:next w:val="Normal"/>
    <w:link w:val="Titre4Car"/>
    <w:uiPriority w:val="99"/>
    <w:qFormat/>
    <w:pPr>
      <w:keepNext/>
      <w:jc w:val="center"/>
      <w:outlineLvl w:val="3"/>
    </w:pPr>
    <w:rPr>
      <w:color w:val="008000"/>
    </w:rPr>
  </w:style>
  <w:style w:type="paragraph" w:styleId="Titre5">
    <w:name w:val="heading 5"/>
    <w:basedOn w:val="Normal"/>
    <w:next w:val="Normal"/>
    <w:link w:val="Titre5Car"/>
    <w:uiPriority w:val="99"/>
    <w:qFormat/>
    <w:pPr>
      <w:keepNext/>
      <w:spacing w:line="360" w:lineRule="auto"/>
      <w:jc w:val="both"/>
      <w:outlineLvl w:val="4"/>
    </w:pPr>
    <w:rPr>
      <w:b/>
      <w:bCs/>
      <w:sz w:val="32"/>
      <w:szCs w:val="32"/>
    </w:rPr>
  </w:style>
  <w:style w:type="paragraph" w:styleId="Titre6">
    <w:name w:val="heading 6"/>
    <w:basedOn w:val="Normal"/>
    <w:next w:val="Normal"/>
    <w:link w:val="Titre6Car"/>
    <w:uiPriority w:val="99"/>
    <w:qFormat/>
    <w:pPr>
      <w:keepNext/>
      <w:jc w:val="center"/>
      <w:outlineLvl w:val="5"/>
    </w:pPr>
    <w:rPr>
      <w:b/>
      <w:bCs/>
    </w:rPr>
  </w:style>
  <w:style w:type="paragraph" w:styleId="Titre7">
    <w:name w:val="heading 7"/>
    <w:basedOn w:val="Normal"/>
    <w:next w:val="Normal"/>
    <w:link w:val="Titre7Car"/>
    <w:uiPriority w:val="99"/>
    <w:qFormat/>
    <w:pPr>
      <w:keepNext/>
      <w:jc w:val="center"/>
      <w:outlineLvl w:val="6"/>
    </w:pPr>
    <w:rPr>
      <w:b/>
      <w:bCs/>
      <w:color w:val="00800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Pr>
      <w:rFonts w:ascii="Cambria" w:hAnsi="Cambria" w:cs="Cambria"/>
      <w:b/>
      <w:bCs/>
      <w:kern w:val="32"/>
      <w:sz w:val="32"/>
      <w:szCs w:val="32"/>
    </w:rPr>
  </w:style>
  <w:style w:type="character" w:customStyle="1" w:styleId="Titre2Car">
    <w:name w:val="Titre 2 Car"/>
    <w:basedOn w:val="Policepardfaut"/>
    <w:link w:val="Titre2"/>
    <w:uiPriority w:val="99"/>
    <w:semiHidden/>
    <w:locked/>
    <w:rPr>
      <w:rFonts w:ascii="Cambria" w:hAnsi="Cambria" w:cs="Cambria"/>
      <w:b/>
      <w:bCs/>
      <w:i/>
      <w:iCs/>
      <w:sz w:val="28"/>
      <w:szCs w:val="28"/>
    </w:rPr>
  </w:style>
  <w:style w:type="character" w:customStyle="1" w:styleId="Titre3Car">
    <w:name w:val="Titre 3 Car"/>
    <w:basedOn w:val="Policepardfaut"/>
    <w:link w:val="Titre3"/>
    <w:uiPriority w:val="99"/>
    <w:semiHidden/>
    <w:locked/>
    <w:rPr>
      <w:rFonts w:ascii="Cambria" w:hAnsi="Cambria" w:cs="Cambria"/>
      <w:b/>
      <w:bCs/>
      <w:sz w:val="26"/>
      <w:szCs w:val="26"/>
    </w:rPr>
  </w:style>
  <w:style w:type="character" w:customStyle="1" w:styleId="Titre4Car">
    <w:name w:val="Titre 4 Car"/>
    <w:basedOn w:val="Policepardfaut"/>
    <w:link w:val="Titre4"/>
    <w:uiPriority w:val="99"/>
    <w:semiHidden/>
    <w:locked/>
    <w:rPr>
      <w:rFonts w:cs="Times New Roman"/>
      <w:b/>
      <w:bCs/>
      <w:sz w:val="28"/>
      <w:szCs w:val="28"/>
    </w:rPr>
  </w:style>
  <w:style w:type="character" w:customStyle="1" w:styleId="Titre5Car">
    <w:name w:val="Titre 5 Car"/>
    <w:basedOn w:val="Policepardfaut"/>
    <w:link w:val="Titre5"/>
    <w:uiPriority w:val="99"/>
    <w:semiHidden/>
    <w:locked/>
    <w:rPr>
      <w:rFonts w:cs="Times New Roman"/>
      <w:b/>
      <w:bCs/>
      <w:i/>
      <w:iCs/>
      <w:sz w:val="26"/>
      <w:szCs w:val="26"/>
    </w:rPr>
  </w:style>
  <w:style w:type="character" w:customStyle="1" w:styleId="Titre6Car">
    <w:name w:val="Titre 6 Car"/>
    <w:basedOn w:val="Policepardfaut"/>
    <w:link w:val="Titre6"/>
    <w:uiPriority w:val="99"/>
    <w:semiHidden/>
    <w:locked/>
    <w:rPr>
      <w:rFonts w:cs="Times New Roman"/>
      <w:b/>
      <w:bCs/>
    </w:rPr>
  </w:style>
  <w:style w:type="character" w:customStyle="1" w:styleId="Titre7Car">
    <w:name w:val="Titre 7 Car"/>
    <w:basedOn w:val="Policepardfaut"/>
    <w:link w:val="Titre7"/>
    <w:uiPriority w:val="99"/>
    <w:semiHidden/>
    <w:locked/>
    <w:rPr>
      <w:rFonts w:cs="Times New Roman"/>
      <w:sz w:val="24"/>
      <w:szCs w:val="24"/>
    </w:rPr>
  </w:style>
  <w:style w:type="paragraph" w:styleId="En-tte">
    <w:name w:val="header"/>
    <w:basedOn w:val="Normal"/>
    <w:link w:val="En-tteCar"/>
    <w:uiPriority w:val="99"/>
    <w:pPr>
      <w:tabs>
        <w:tab w:val="center" w:pos="4536"/>
        <w:tab w:val="right" w:pos="9072"/>
      </w:tabs>
    </w:pPr>
  </w:style>
  <w:style w:type="character" w:customStyle="1" w:styleId="En-tteCar">
    <w:name w:val="En-tête Car"/>
    <w:basedOn w:val="Policepardfaut"/>
    <w:link w:val="En-tte"/>
    <w:uiPriority w:val="99"/>
    <w:semiHidden/>
    <w:locked/>
    <w:rPr>
      <w:rFonts w:ascii="Times New Roman" w:hAnsi="Times New Roman" w:cs="Times New Roman"/>
      <w:sz w:val="20"/>
      <w:szCs w:val="20"/>
    </w:rPr>
  </w:style>
  <w:style w:type="paragraph" w:styleId="Pieddepage">
    <w:name w:val="footer"/>
    <w:basedOn w:val="Normal"/>
    <w:link w:val="PieddepageCar"/>
    <w:uiPriority w:val="99"/>
    <w:pPr>
      <w:tabs>
        <w:tab w:val="center" w:pos="4536"/>
        <w:tab w:val="right" w:pos="9072"/>
      </w:tabs>
    </w:pPr>
  </w:style>
  <w:style w:type="character" w:customStyle="1" w:styleId="PieddepageCar">
    <w:name w:val="Pied de page Car"/>
    <w:basedOn w:val="Policepardfaut"/>
    <w:link w:val="Pieddepage"/>
    <w:uiPriority w:val="99"/>
    <w:semiHidden/>
    <w:locked/>
    <w:rPr>
      <w:rFonts w:ascii="Times New Roman" w:hAnsi="Times New Roman" w:cs="Times New Roman"/>
      <w:sz w:val="20"/>
      <w:szCs w:val="20"/>
    </w:rPr>
  </w:style>
  <w:style w:type="character" w:styleId="Numrodepage">
    <w:name w:val="page number"/>
    <w:basedOn w:val="Policepardfaut"/>
    <w:uiPriority w:val="99"/>
    <w:rPr>
      <w:rFonts w:cs="Times New Roman"/>
    </w:rPr>
  </w:style>
  <w:style w:type="paragraph" w:styleId="Corpsdetexte">
    <w:name w:val="Body Text"/>
    <w:basedOn w:val="Normal"/>
    <w:link w:val="CorpsdetexteCar"/>
    <w:uiPriority w:val="99"/>
    <w:pPr>
      <w:spacing w:line="360" w:lineRule="auto"/>
      <w:jc w:val="both"/>
    </w:pPr>
  </w:style>
  <w:style w:type="character" w:customStyle="1" w:styleId="CorpsdetexteCar">
    <w:name w:val="Corps de texte Car"/>
    <w:basedOn w:val="Policepardfaut"/>
    <w:link w:val="Corpsdetexte"/>
    <w:uiPriority w:val="99"/>
    <w:semiHidden/>
    <w:locked/>
    <w:rPr>
      <w:rFonts w:ascii="Times New Roman" w:hAnsi="Times New Roman" w:cs="Times New Roman"/>
      <w:sz w:val="20"/>
      <w:szCs w:val="20"/>
    </w:rPr>
  </w:style>
  <w:style w:type="paragraph" w:styleId="Corpsdetexte2">
    <w:name w:val="Body Text 2"/>
    <w:basedOn w:val="Normal"/>
    <w:link w:val="Corpsdetexte2Car"/>
    <w:uiPriority w:val="99"/>
    <w:pPr>
      <w:spacing w:before="120" w:line="20" w:lineRule="atLeast"/>
      <w:jc w:val="both"/>
    </w:pPr>
    <w:rPr>
      <w:sz w:val="22"/>
      <w:szCs w:val="22"/>
    </w:rPr>
  </w:style>
  <w:style w:type="character" w:customStyle="1" w:styleId="Corpsdetexte2Car">
    <w:name w:val="Corps de texte 2 Car"/>
    <w:basedOn w:val="Policepardfaut"/>
    <w:link w:val="Corpsdetexte2"/>
    <w:uiPriority w:val="99"/>
    <w:semiHidden/>
    <w:locked/>
    <w:rPr>
      <w:rFonts w:ascii="Times New Roman" w:hAnsi="Times New Roman" w:cs="Times New Roman"/>
      <w:sz w:val="20"/>
      <w:szCs w:val="20"/>
    </w:rPr>
  </w:style>
  <w:style w:type="paragraph" w:styleId="Retraitcorpsdetexte3">
    <w:name w:val="Body Text Indent 3"/>
    <w:basedOn w:val="Normal"/>
    <w:link w:val="Retraitcorpsdetexte3Car"/>
    <w:uiPriority w:val="99"/>
    <w:pPr>
      <w:tabs>
        <w:tab w:val="left" w:pos="426"/>
      </w:tabs>
      <w:ind w:left="426" w:hanging="426"/>
      <w:jc w:val="both"/>
    </w:pPr>
  </w:style>
  <w:style w:type="character" w:customStyle="1" w:styleId="Retraitcorpsdetexte3Car">
    <w:name w:val="Retrait corps de texte 3 Car"/>
    <w:basedOn w:val="Policepardfaut"/>
    <w:link w:val="Retraitcorpsdetexte3"/>
    <w:uiPriority w:val="99"/>
    <w:semiHidden/>
    <w:locked/>
    <w:rPr>
      <w:rFonts w:ascii="Times New Roman" w:hAnsi="Times New Roman" w:cs="Times New Roman"/>
      <w:sz w:val="16"/>
      <w:szCs w:val="16"/>
    </w:rPr>
  </w:style>
  <w:style w:type="paragraph" w:styleId="Titre">
    <w:name w:val="Title"/>
    <w:basedOn w:val="Normal"/>
    <w:link w:val="TitreCar"/>
    <w:uiPriority w:val="99"/>
    <w:qFormat/>
    <w:pPr>
      <w:jc w:val="center"/>
    </w:pPr>
    <w:rPr>
      <w:b/>
      <w:bCs/>
    </w:rPr>
  </w:style>
  <w:style w:type="character" w:customStyle="1" w:styleId="TitreCar">
    <w:name w:val="Titre Car"/>
    <w:basedOn w:val="Policepardfaut"/>
    <w:link w:val="Titre"/>
    <w:uiPriority w:val="99"/>
    <w:locked/>
    <w:rPr>
      <w:rFonts w:ascii="Cambria" w:hAnsi="Cambria" w:cs="Cambria"/>
      <w:b/>
      <w:bCs/>
      <w:kern w:val="28"/>
      <w:sz w:val="32"/>
      <w:szCs w:val="32"/>
    </w:rPr>
  </w:style>
  <w:style w:type="paragraph" w:styleId="Sous-titre">
    <w:name w:val="Subtitle"/>
    <w:basedOn w:val="Normal"/>
    <w:link w:val="Sous-titreCar"/>
    <w:uiPriority w:val="99"/>
    <w:qFormat/>
    <w:pPr>
      <w:jc w:val="center"/>
    </w:pPr>
  </w:style>
  <w:style w:type="character" w:customStyle="1" w:styleId="Sous-titreCar">
    <w:name w:val="Sous-titre Car"/>
    <w:basedOn w:val="Policepardfaut"/>
    <w:link w:val="Sous-titre"/>
    <w:uiPriority w:val="99"/>
    <w:locked/>
    <w:rPr>
      <w:rFonts w:ascii="Cambria" w:hAnsi="Cambria" w:cs="Cambria"/>
      <w:sz w:val="24"/>
      <w:szCs w:val="24"/>
    </w:rPr>
  </w:style>
  <w:style w:type="paragraph" w:styleId="Corpsdetexte3">
    <w:name w:val="Body Text 3"/>
    <w:basedOn w:val="Normal"/>
    <w:link w:val="Corpsdetexte3Car"/>
    <w:uiPriority w:val="99"/>
    <w:rPr>
      <w:i/>
      <w:iCs/>
    </w:rPr>
  </w:style>
  <w:style w:type="character" w:customStyle="1" w:styleId="Corpsdetexte3Car">
    <w:name w:val="Corps de texte 3 Car"/>
    <w:basedOn w:val="Policepardfaut"/>
    <w:link w:val="Corpsdetexte3"/>
    <w:uiPriority w:val="99"/>
    <w:semiHidden/>
    <w:locked/>
    <w:rPr>
      <w:rFonts w:ascii="Times New Roman" w:hAnsi="Times New Roman" w:cs="Times New Roman"/>
      <w:sz w:val="16"/>
      <w:szCs w:val="16"/>
    </w:rPr>
  </w:style>
  <w:style w:type="character" w:styleId="Lienhypertexte">
    <w:name w:val="Hyperlink"/>
    <w:basedOn w:val="Policepardfaut"/>
    <w:uiPriority w:val="99"/>
    <w:rPr>
      <w:rFonts w:cs="Times New Roman"/>
      <w:color w:val="0000FF"/>
      <w:u w:val="single"/>
    </w:rPr>
  </w:style>
  <w:style w:type="paragraph" w:styleId="Textedebulles">
    <w:name w:val="Balloon Text"/>
    <w:basedOn w:val="Normal"/>
    <w:link w:val="TextedebullesCar"/>
    <w:uiPriority w:val="99"/>
    <w:semiHidden/>
    <w:rPr>
      <w:rFonts w:ascii="Tahoma" w:hAnsi="Tahoma" w:cs="Tahoma"/>
      <w:sz w:val="16"/>
      <w:szCs w:val="16"/>
    </w:rPr>
  </w:style>
  <w:style w:type="character" w:customStyle="1" w:styleId="TextedebullesCar">
    <w:name w:val="Texte de bulles Car"/>
    <w:basedOn w:val="Policepardfaut"/>
    <w:link w:val="Textedebulles"/>
    <w:uiPriority w:val="99"/>
    <w:semiHidden/>
    <w:locked/>
    <w:rPr>
      <w:rFonts w:ascii="Tahoma" w:hAnsi="Tahoma" w:cs="Tahoma"/>
      <w:sz w:val="16"/>
      <w:szCs w:val="16"/>
    </w:rPr>
  </w:style>
  <w:style w:type="table" w:styleId="Grilledutableau">
    <w:name w:val="Table Grid"/>
    <w:basedOn w:val="TableauNormal"/>
    <w:uiPriority w:val="99"/>
    <w:locked/>
    <w:rsid w:val="00933AC8"/>
    <w:pPr>
      <w:autoSpaceDE w:val="0"/>
      <w:autoSpaceDN w:val="0"/>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Policepardfaut"/>
    <w:rsid w:val="00E7605A"/>
  </w:style>
  <w:style w:type="paragraph" w:styleId="Paragraphedeliste">
    <w:name w:val="List Paragraph"/>
    <w:basedOn w:val="Normal"/>
    <w:uiPriority w:val="34"/>
    <w:qFormat/>
    <w:rsid w:val="009A5CD3"/>
    <w:pPr>
      <w:ind w:left="720"/>
      <w:contextualSpacing/>
    </w:pPr>
  </w:style>
  <w:style w:type="character" w:styleId="Marquedecommentaire">
    <w:name w:val="annotation reference"/>
    <w:basedOn w:val="Policepardfaut"/>
    <w:uiPriority w:val="99"/>
    <w:semiHidden/>
    <w:unhideWhenUsed/>
    <w:rsid w:val="0084792D"/>
    <w:rPr>
      <w:sz w:val="16"/>
      <w:szCs w:val="16"/>
    </w:rPr>
  </w:style>
  <w:style w:type="paragraph" w:styleId="Commentaire">
    <w:name w:val="annotation text"/>
    <w:basedOn w:val="Normal"/>
    <w:link w:val="CommentaireCar"/>
    <w:uiPriority w:val="99"/>
    <w:semiHidden/>
    <w:unhideWhenUsed/>
    <w:rsid w:val="0084792D"/>
    <w:rPr>
      <w:sz w:val="20"/>
      <w:szCs w:val="20"/>
    </w:rPr>
  </w:style>
  <w:style w:type="character" w:customStyle="1" w:styleId="CommentaireCar">
    <w:name w:val="Commentaire Car"/>
    <w:basedOn w:val="Policepardfaut"/>
    <w:link w:val="Commentaire"/>
    <w:uiPriority w:val="99"/>
    <w:semiHidden/>
    <w:rsid w:val="0084792D"/>
    <w:rPr>
      <w:rFonts w:ascii="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84792D"/>
    <w:rPr>
      <w:b/>
      <w:bCs/>
    </w:rPr>
  </w:style>
  <w:style w:type="character" w:customStyle="1" w:styleId="ObjetducommentaireCar">
    <w:name w:val="Objet du commentaire Car"/>
    <w:basedOn w:val="CommentaireCar"/>
    <w:link w:val="Objetducommentaire"/>
    <w:uiPriority w:val="99"/>
    <w:semiHidden/>
    <w:rsid w:val="0084792D"/>
    <w:rPr>
      <w:rFonts w:ascii="Times New Roman" w:hAnsi="Times New Roman" w:cs="Times New Roman"/>
      <w:b/>
      <w:bCs/>
      <w:sz w:val="20"/>
      <w:szCs w:val="20"/>
    </w:rPr>
  </w:style>
  <w:style w:type="paragraph" w:styleId="Rvision">
    <w:name w:val="Revision"/>
    <w:hidden/>
    <w:uiPriority w:val="99"/>
    <w:semiHidden/>
    <w:rsid w:val="008B008E"/>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521720">
      <w:bodyDiv w:val="1"/>
      <w:marLeft w:val="0"/>
      <w:marRight w:val="0"/>
      <w:marTop w:val="0"/>
      <w:marBottom w:val="0"/>
      <w:divBdr>
        <w:top w:val="none" w:sz="0" w:space="0" w:color="auto"/>
        <w:left w:val="none" w:sz="0" w:space="0" w:color="auto"/>
        <w:bottom w:val="none" w:sz="0" w:space="0" w:color="auto"/>
        <w:right w:val="none" w:sz="0" w:space="0" w:color="auto"/>
      </w:divBdr>
    </w:div>
    <w:div w:id="181582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1022</Words>
  <Characters>5625</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Liste des documents qualité en vigueur</vt:lpstr>
      <vt:lpstr>Liste des documents qualité en vigueur</vt:lpstr>
    </vt:vector>
  </TitlesOfParts>
  <Company>INRA</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Liste des documents qualité en vigueur</dc:title>
  <dc:creator>INRA Mission Qualité</dc:creator>
  <cp:lastModifiedBy>Vincent B</cp:lastModifiedBy>
  <cp:revision>2</cp:revision>
  <cp:lastPrinted>2005-10-10T10:18:00Z</cp:lastPrinted>
  <dcterms:created xsi:type="dcterms:W3CDTF">2022-11-28T10:05:00Z</dcterms:created>
  <dcterms:modified xsi:type="dcterms:W3CDTF">2022-11-28T10:05:00Z</dcterms:modified>
</cp:coreProperties>
</file>